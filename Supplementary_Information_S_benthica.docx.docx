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D3A3" w14:textId="5A9EA875" w:rsidR="00F43383" w:rsidRPr="007D2E4E" w:rsidRDefault="00F43383" w:rsidP="004C08D8">
      <w:pPr>
        <w:rPr>
          <w:lang w:val="da-DK" w:eastAsia="da-DK"/>
        </w:rPr>
      </w:pPr>
      <w:r>
        <w:rPr>
          <w:noProof/>
          <w:lang w:val="da-DK" w:eastAsia="da-DK"/>
        </w:rPr>
        <w:drawing>
          <wp:inline distT="0" distB="0" distL="0" distR="0" wp14:anchorId="234D50A7" wp14:editId="04DAFB07">
            <wp:extent cx="1543050" cy="414655"/>
            <wp:effectExtent l="0" t="0" r="6350" b="4445"/>
            <wp:docPr id="6" name="Billede 6" descr="https://www.biorxiv.org/sites/default/files/site_logo/bioRxiv_logo_home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iorxiv.org/sites/default/files/site_logo/bioRxiv_logo_homep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36"/>
                    <a:stretch/>
                  </pic:blipFill>
                  <pic:spPr bwMode="auto">
                    <a:xfrm>
                      <a:off x="0" y="0"/>
                      <a:ext cx="154305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da-DK" w:eastAsia="da-DK"/>
        </w:rPr>
        <w:fldChar w:fldCharType="begin"/>
      </w:r>
      <w:r>
        <w:rPr>
          <w:lang w:val="da-DK" w:eastAsia="da-DK"/>
        </w:rPr>
        <w:instrText xml:space="preserve"> INCLUDEPICTURE "https://www.biorxiv.org/sites/default/files/site_logo/bioRxiv_logo_homepage.png" \* MERGEFORMATINET </w:instrText>
      </w:r>
      <w:r>
        <w:rPr>
          <w:lang w:val="da-DK" w:eastAsia="da-DK"/>
        </w:rPr>
        <w:fldChar w:fldCharType="end"/>
      </w:r>
    </w:p>
    <w:p w14:paraId="58AB54FD" w14:textId="07806542" w:rsidR="00093E7F" w:rsidRPr="00FE6BA4" w:rsidRDefault="00451E7D" w:rsidP="00FE6BA4">
      <w:pPr>
        <w:pStyle w:val="Ttulo"/>
      </w:pPr>
      <w:r>
        <w:t xml:space="preserve">Supplementary Information for: Insertion-sequence expansion and acquired defence systems distinguish hadal strains in the pangenome of the piezophilic bacterium </w:t>
      </w:r>
      <w:r>
        <w:rPr>
          <w:i/>
        </w:rPr>
        <w:t>Shewanella benthica</w:t>
      </w:r>
    </w:p>
    <w:p w14:paraId="71DCFF66" w14:textId="51EECF9D" w:rsidR="001A2869" w:rsidRPr="008B30A2" w:rsidRDefault="001A2869" w:rsidP="008B30A2"/>
    <w:p w14:paraId="0B038497" w14:textId="30A918E2" w:rsidR="00250A80" w:rsidRPr="004728A3" w:rsidRDefault="00000000">
      <w:pPr>
        <w:pStyle w:val="AuthorName"/>
        <w:rPr>
          <w:lang w:val="es-DO"/>
        </w:rPr>
      </w:pPr>
      <w:r w:rsidRPr="004728A3">
        <w:rPr>
          <w:lang w:val="es-DO"/>
        </w:rPr>
        <w:t>Laura E. Peralta-Guzmán, Hansel B. Lopez-Chevalier</w:t>
      </w:r>
    </w:p>
    <w:p w14:paraId="74CB5B4B" w14:textId="77777777" w:rsidR="00250A80" w:rsidRPr="004728A3" w:rsidRDefault="00250A80">
      <w:pPr>
        <w:rPr>
          <w:lang w:val="es-DO"/>
        </w:rPr>
        <w:sectPr w:rsidR="00250A80" w:rsidRPr="004728A3" w:rsidSect="005B488C">
          <w:headerReference w:type="even" r:id="rId9"/>
          <w:headerReference w:type="default" r:id="rId10"/>
          <w:footerReference w:type="default" r:id="rId11"/>
          <w:footerReference w:type="first" r:id="rId12"/>
          <w:type w:val="continuous"/>
          <w:pgSz w:w="11900" w:h="16840" w:code="9"/>
          <w:pgMar w:top="1134" w:right="737" w:bottom="1304" w:left="737" w:header="720" w:footer="720" w:gutter="0"/>
          <w:cols w:space="720"/>
          <w:titlePg/>
          <w:docGrid w:linePitch="360"/>
        </w:sectPr>
      </w:pPr>
    </w:p>
    <w:p w14:paraId="387A3406" w14:textId="77777777" w:rsidR="00250A80" w:rsidRDefault="00000000">
      <w:pPr>
        <w:pStyle w:val="Ttulo1"/>
      </w:pPr>
      <w:r>
        <w:t>Contents</w:t>
      </w:r>
    </w:p>
    <w:p w14:paraId="432A93AF" w14:textId="77777777" w:rsidR="00250A80" w:rsidRDefault="00000000">
      <w:pPr>
        <w:pStyle w:val="MainText"/>
      </w:pPr>
      <w:r>
        <w:rPr>
          <w:b/>
        </w:rPr>
        <w:t>Supplementary Tables S1–S10</w:t>
      </w:r>
      <w:r>
        <w:t xml:space="preserve"> are provided as a separate Excel workbook (Supplementary_Tables_S1-S10.xlsx). This document contains Supplementary Figures S1–S3 and Supplementary Note 1 (classification rules and analysis code).</w:t>
      </w:r>
    </w:p>
    <w:p w14:paraId="537081AE" w14:textId="77777777" w:rsidR="00250A80" w:rsidRDefault="00000000">
      <w:pPr>
        <w:pStyle w:val="MainText"/>
      </w:pPr>
      <w:r>
        <w:rPr>
          <w:b/>
          <w:sz w:val="18"/>
        </w:rPr>
        <w:t>Supplementary Table S1.</w:t>
      </w:r>
      <w:r>
        <w:rPr>
          <w:sz w:val="18"/>
        </w:rPr>
        <w:t xml:space="preserve"> Family-level master table: compartment, strain, eggNOG annotation, COG, KEGG, Pfam and curated functional class for all 5,794 families.</w:t>
      </w:r>
    </w:p>
    <w:p w14:paraId="1E2BD9A3" w14:textId="77777777" w:rsidR="00250A80" w:rsidRDefault="00000000">
      <w:pPr>
        <w:pStyle w:val="MainText"/>
      </w:pPr>
      <w:r>
        <w:rPr>
          <w:b/>
          <w:sz w:val="18"/>
        </w:rPr>
        <w:t>Supplementary Table S2.</w:t>
      </w:r>
      <w:r>
        <w:rPr>
          <w:sz w:val="18"/>
        </w:rPr>
        <w:t xml:space="preserve"> Annotation coverage by compartment.</w:t>
      </w:r>
    </w:p>
    <w:p w14:paraId="13490B7F" w14:textId="77777777" w:rsidR="00250A80" w:rsidRDefault="00000000">
      <w:pPr>
        <w:pStyle w:val="MainText"/>
      </w:pPr>
      <w:r>
        <w:rPr>
          <w:b/>
          <w:sz w:val="18"/>
        </w:rPr>
        <w:t>Supplementary Table S3.</w:t>
      </w:r>
      <w:r>
        <w:rPr>
          <w:sz w:val="18"/>
        </w:rPr>
        <w:t xml:space="preserve"> Pangenome compartments, frequency spectrum and exclusive intersections.</w:t>
      </w:r>
    </w:p>
    <w:p w14:paraId="744AD356" w14:textId="77777777" w:rsidR="00250A80" w:rsidRDefault="00000000">
      <w:pPr>
        <w:pStyle w:val="MainText"/>
      </w:pPr>
      <w:r>
        <w:rPr>
          <w:b/>
          <w:sz w:val="18"/>
        </w:rPr>
        <w:t>Supplementary Table S4.</w:t>
      </w:r>
      <w:r>
        <w:rPr>
          <w:sz w:val="18"/>
        </w:rPr>
        <w:t xml:space="preserve"> Pangenome and core-genome sizes for all 15 strain subsets, Heaps' law fit and pairwise Jaccard similarity.</w:t>
      </w:r>
    </w:p>
    <w:p w14:paraId="759A8007" w14:textId="77777777" w:rsidR="00250A80" w:rsidRDefault="00000000">
      <w:pPr>
        <w:pStyle w:val="MainText"/>
      </w:pPr>
      <w:r>
        <w:rPr>
          <w:b/>
          <w:sz w:val="18"/>
        </w:rPr>
        <w:t>Supplementary Table S5.</w:t>
      </w:r>
      <w:r>
        <w:rPr>
          <w:sz w:val="18"/>
        </w:rPr>
        <w:t xml:space="preserve"> COG category composition and enrichment tests.</w:t>
      </w:r>
    </w:p>
    <w:p w14:paraId="432E7B10" w14:textId="77777777" w:rsidR="00250A80" w:rsidRDefault="00000000">
      <w:pPr>
        <w:pStyle w:val="MainText"/>
      </w:pPr>
      <w:r>
        <w:rPr>
          <w:b/>
          <w:sz w:val="18"/>
        </w:rPr>
        <w:t>Supplementary Table S6.</w:t>
      </w:r>
      <w:r>
        <w:rPr>
          <w:sz w:val="18"/>
        </w:rPr>
        <w:t xml:space="preserve"> Functional classes by compartment and strain, and Fisher's exact tests for mobilome and defence enrichment.</w:t>
      </w:r>
    </w:p>
    <w:p w14:paraId="6933EBA7" w14:textId="77777777" w:rsidR="00250A80" w:rsidRDefault="00000000">
      <w:pPr>
        <w:pStyle w:val="MainText"/>
      </w:pPr>
      <w:r>
        <w:rPr>
          <w:b/>
          <w:sz w:val="18"/>
        </w:rPr>
        <w:t>Supplementary Table S7.</w:t>
      </w:r>
      <w:r>
        <w:rPr>
          <w:sz w:val="18"/>
        </w:rPr>
        <w:t xml:space="preserve"> Strain-specific mobilome and defence families with IS-family assignment.</w:t>
      </w:r>
    </w:p>
    <w:p w14:paraId="07E45384" w14:textId="77777777" w:rsidR="00250A80" w:rsidRDefault="00000000">
      <w:pPr>
        <w:pStyle w:val="MainText"/>
      </w:pPr>
      <w:r>
        <w:rPr>
          <w:b/>
          <w:sz w:val="18"/>
        </w:rPr>
        <w:t>Supplementary Table S8.</w:t>
      </w:r>
      <w:r>
        <w:rPr>
          <w:sz w:val="18"/>
        </w:rPr>
        <w:t xml:space="preserve"> Deep-sea trait inventory (26 modules) and member families.</w:t>
      </w:r>
    </w:p>
    <w:p w14:paraId="5D64AD5E" w14:textId="77777777" w:rsidR="00250A80" w:rsidRDefault="00000000">
      <w:pPr>
        <w:pStyle w:val="MainText"/>
      </w:pPr>
      <w:r>
        <w:rPr>
          <w:b/>
          <w:sz w:val="18"/>
        </w:rPr>
        <w:t>Supplementary Table S9.</w:t>
      </w:r>
      <w:r>
        <w:rPr>
          <w:sz w:val="18"/>
        </w:rPr>
        <w:t xml:space="preserve"> Strain-specific gene families of each strain.</w:t>
      </w:r>
    </w:p>
    <w:p w14:paraId="7A5BD4BF" w14:textId="77777777" w:rsidR="00250A80" w:rsidRDefault="00000000">
      <w:pPr>
        <w:pStyle w:val="MainText"/>
      </w:pPr>
      <w:r>
        <w:rPr>
          <w:b/>
          <w:sz w:val="18"/>
        </w:rPr>
        <w:t>Supplementary Table S10.</w:t>
      </w:r>
      <w:r>
        <w:rPr>
          <w:sz w:val="18"/>
        </w:rPr>
        <w:t xml:space="preserve"> Software, databases and parameters.</w:t>
      </w:r>
    </w:p>
    <w:p w14:paraId="2FFDAF47" w14:textId="77777777" w:rsidR="00250A80" w:rsidRDefault="00000000">
      <w:pPr>
        <w:pStyle w:val="MainText"/>
      </w:pPr>
      <w:r>
        <w:rPr>
          <w:b/>
          <w:sz w:val="18"/>
        </w:rPr>
        <w:t>Supplementary Figure S1.</w:t>
      </w:r>
      <w:r>
        <w:rPr>
          <w:sz w:val="18"/>
        </w:rPr>
        <w:t xml:space="preserve"> anvi'o representation of the </w:t>
      </w:r>
      <w:r>
        <w:rPr>
          <w:i/>
          <w:sz w:val="18"/>
        </w:rPr>
        <w:t>S. benthica</w:t>
      </w:r>
      <w:r>
        <w:rPr>
          <w:sz w:val="18"/>
        </w:rPr>
        <w:t xml:space="preserve"> pangenome.</w:t>
      </w:r>
    </w:p>
    <w:p w14:paraId="323A156E" w14:textId="77777777" w:rsidR="00250A80" w:rsidRDefault="00000000">
      <w:pPr>
        <w:pStyle w:val="MainText"/>
      </w:pPr>
      <w:r>
        <w:rPr>
          <w:b/>
          <w:sz w:val="18"/>
        </w:rPr>
        <w:t>Supplementary Figure S2.</w:t>
      </w:r>
      <w:r>
        <w:rPr>
          <w:sz w:val="18"/>
        </w:rPr>
        <w:t xml:space="preserve"> anvi'o rarefaction curves with Heaps' law fit.</w:t>
      </w:r>
    </w:p>
    <w:p w14:paraId="7954E03E" w14:textId="49C659CA" w:rsidR="00250A80" w:rsidRPr="004728A3" w:rsidRDefault="00000000">
      <w:pPr>
        <w:pStyle w:val="MainText"/>
      </w:pPr>
      <w:r>
        <w:rPr>
          <w:b/>
          <w:sz w:val="18"/>
        </w:rPr>
        <w:t>Supplementary Figure S3.</w:t>
      </w:r>
      <w:r>
        <w:rPr>
          <w:sz w:val="18"/>
        </w:rPr>
        <w:t xml:space="preserve"> </w:t>
      </w:r>
      <w:r w:rsidR="004728A3" w:rsidRPr="004728A3">
        <w:rPr>
          <w:sz w:val="18"/>
        </w:rPr>
        <w:t xml:space="preserve">Comparative genomic architecture of surface-polysaccharide-associated regions in four </w:t>
      </w:r>
      <w:r w:rsidR="004728A3" w:rsidRPr="004728A3">
        <w:rPr>
          <w:i/>
          <w:iCs/>
          <w:sz w:val="18"/>
        </w:rPr>
        <w:t>Shewanella benthica</w:t>
      </w:r>
      <w:r w:rsidR="004728A3" w:rsidRPr="004728A3">
        <w:rPr>
          <w:sz w:val="18"/>
        </w:rPr>
        <w:t xml:space="preserve"> strains</w:t>
      </w:r>
      <w:r w:rsidRPr="004728A3">
        <w:rPr>
          <w:sz w:val="18"/>
        </w:rPr>
        <w:t>.</w:t>
      </w:r>
    </w:p>
    <w:p w14:paraId="482BAF12" w14:textId="77777777" w:rsidR="00250A80" w:rsidRDefault="00000000">
      <w:pPr>
        <w:pStyle w:val="MainText"/>
      </w:pPr>
      <w:r>
        <w:rPr>
          <w:b/>
          <w:sz w:val="18"/>
        </w:rPr>
        <w:t>Supplementary Note 1.</w:t>
      </w:r>
      <w:r>
        <w:rPr>
          <w:sz w:val="18"/>
        </w:rPr>
        <w:t xml:space="preserve"> Classification rules and analysis code.</w:t>
      </w:r>
    </w:p>
    <w:p w14:paraId="4EE82BD1" w14:textId="77777777" w:rsidR="00250A80" w:rsidRDefault="00000000">
      <w:r>
        <w:br w:type="page"/>
      </w:r>
    </w:p>
    <w:p w14:paraId="3BE5C871" w14:textId="77777777" w:rsidR="00250A8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928F29" wp14:editId="348B1FBE">
            <wp:extent cx="6035040" cy="5031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76E2" w14:textId="77777777" w:rsidR="00250A80" w:rsidRDefault="00000000">
      <w:pPr>
        <w:pStyle w:val="FigureLegendMain"/>
      </w:pPr>
      <w:r>
        <w:rPr>
          <w:rStyle w:val="FigureLegendTitleTegn"/>
        </w:rPr>
        <w:t xml:space="preserve">Supplementary Figure S1: anvi'o representation of the </w:t>
      </w:r>
      <w:r>
        <w:rPr>
          <w:rStyle w:val="FigureLegendTitleTegn"/>
          <w:i/>
        </w:rPr>
        <w:t>S. benthica</w:t>
      </w:r>
      <w:r>
        <w:rPr>
          <w:rStyle w:val="FigureLegendTitleTegn"/>
        </w:rPr>
        <w:t xml:space="preserve"> pangenome. </w:t>
      </w:r>
      <w:r>
        <w:t>Gene clusters (radial items) are ordered by presence/absence frequency (Euclidean distance, Ward linkage). Inner black layers show the presence of each gene cluster in KT99, DSM8812, DB21MT-2 and BOEU19-1; outer layers show the number of contributing genomes, geometric and functional homogeneity indices, single-copy core gene clusters (SCG) and minimum, maximum and average amino-acid identity. The panel at the right summarises per-genome statistics (gene clusters, singletons, completion, GC content and total length). [Authors: export a higher-resolution SVG from anvi'o and enlarge the layer labels before submission.]</w:t>
      </w:r>
    </w:p>
    <w:p w14:paraId="45A8A227" w14:textId="77777777" w:rsidR="00250A80" w:rsidRDefault="00000000">
      <w:r>
        <w:br w:type="page"/>
      </w:r>
    </w:p>
    <w:p w14:paraId="71619B4A" w14:textId="77777777" w:rsidR="00250A8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4D7BA3" wp14:editId="2F8CFE39">
            <wp:extent cx="6035040" cy="36276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6004" w14:textId="77777777" w:rsidR="00250A80" w:rsidRDefault="00000000">
      <w:pPr>
        <w:pStyle w:val="FigureLegendMain"/>
      </w:pPr>
      <w:r>
        <w:rPr>
          <w:rStyle w:val="FigureLegendTitleTegn"/>
        </w:rPr>
        <w:t xml:space="preserve">Supplementary Figure S2: Rarefaction of the anvi'o pangenome. </w:t>
      </w:r>
      <w:r>
        <w:t>Number of gene clusters in the pangenome (blue) and core genome (red) as a function of the number of genomes, with 100 random permutations; the dashed line is the Heaps' law fit (</w:t>
      </w:r>
      <w:r>
        <w:rPr>
          <w:i/>
        </w:rPr>
        <w:t>K</w:t>
      </w:r>
      <w:r>
        <w:t xml:space="preserve"> = 3,754.15, γ = 0.28). Absolute values differ slightly from the Panaroo analysis (Fig. 2e) because anvi'o uses a different clustering algorithm (MCL on amino-acid similarity) and no gene-graph correction.</w:t>
      </w:r>
    </w:p>
    <w:p w14:paraId="3F63564A" w14:textId="77777777" w:rsidR="00250A80" w:rsidRDefault="00000000">
      <w:r>
        <w:br w:type="page"/>
      </w:r>
    </w:p>
    <w:p w14:paraId="60F230BE" w14:textId="77777777" w:rsidR="00250A8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019AA9" wp14:editId="0B9729F4">
            <wp:extent cx="6035040" cy="2599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FB1A" w14:textId="47188CCB" w:rsidR="004728A3" w:rsidRPr="004728A3" w:rsidRDefault="00000000" w:rsidP="004728A3">
      <w:pPr>
        <w:pStyle w:val="FigureLegendMain"/>
        <w:rPr>
          <w:b/>
          <w:color w:val="C00000"/>
        </w:rPr>
      </w:pPr>
      <w:commentRangeStart w:id="2"/>
      <w:r>
        <w:rPr>
          <w:rStyle w:val="FigureLegendTitleTegn"/>
        </w:rPr>
        <w:t xml:space="preserve">Supplementary Figure S3: </w:t>
      </w:r>
      <w:commentRangeEnd w:id="2"/>
      <w:r w:rsidRPr="004728A3">
        <w:rPr>
          <w:rStyle w:val="Refdecomentario"/>
          <w:b/>
          <w:bCs/>
          <w:color w:val="C00000"/>
        </w:rPr>
        <w:commentReference w:id="2"/>
      </w:r>
      <w:r w:rsidR="004728A3" w:rsidRPr="004728A3">
        <w:rPr>
          <w:b/>
          <w:bCs/>
          <w:color w:val="C00000"/>
        </w:rPr>
        <w:t xml:space="preserve">Comparative genomic architecture of surface-polysaccharide-associated regions in four </w:t>
      </w:r>
      <w:r w:rsidR="004728A3" w:rsidRPr="004728A3">
        <w:rPr>
          <w:b/>
          <w:bCs/>
          <w:i/>
          <w:iCs/>
          <w:color w:val="C00000"/>
        </w:rPr>
        <w:t>Shewanella benthica</w:t>
      </w:r>
      <w:r w:rsidR="004728A3" w:rsidRPr="004728A3">
        <w:rPr>
          <w:b/>
          <w:bCs/>
          <w:color w:val="C00000"/>
        </w:rPr>
        <w:t xml:space="preserve"> strains.</w:t>
      </w:r>
      <w:r w:rsidR="004728A3" w:rsidRPr="004728A3">
        <w:rPr>
          <w:b/>
          <w:color w:val="C00000"/>
        </w:rPr>
        <w:t xml:space="preserve"> </w:t>
      </w:r>
      <w:r w:rsidR="004728A3" w:rsidRPr="004728A3">
        <w:t xml:space="preserve">Regions were defined as ±10 kb windows around candidate genes associated with surface polysaccharide biosynthesis and assembly (including </w:t>
      </w:r>
      <w:r w:rsidR="004728A3" w:rsidRPr="004728A3">
        <w:rPr>
          <w:i/>
          <w:iCs/>
        </w:rPr>
        <w:t>wecA, galU, ugd, rfbB,</w:t>
      </w:r>
      <w:r w:rsidR="004728A3" w:rsidRPr="004728A3">
        <w:t xml:space="preserve"> and related genes), with overlapping windows merged. Gene arrows indicate orientation, and genomic positions are shown relative to the beginning of each region. In BOEU19-1, candidate genes located on separate scaffolds are represented as independent loci.</w:t>
      </w:r>
    </w:p>
    <w:p w14:paraId="4644DD63" w14:textId="75E1EF41" w:rsidR="00250A80" w:rsidRDefault="00250A80">
      <w:pPr>
        <w:pStyle w:val="FigureLegendMain"/>
      </w:pPr>
    </w:p>
    <w:p w14:paraId="76F022AF" w14:textId="77777777" w:rsidR="00250A80" w:rsidRDefault="00000000">
      <w:r>
        <w:br w:type="page"/>
      </w:r>
    </w:p>
    <w:p w14:paraId="756F99B1" w14:textId="77777777" w:rsidR="00250A80" w:rsidRDefault="00000000">
      <w:pPr>
        <w:pStyle w:val="Ttulo1"/>
      </w:pPr>
      <w:r>
        <w:lastRenderedPageBreak/>
        <w:t>Supplementary Note 1: Classification rules and analysis code</w:t>
      </w:r>
    </w:p>
    <w:p w14:paraId="556820E6" w14:textId="77777777" w:rsidR="00250A80" w:rsidRDefault="00000000">
      <w:pPr>
        <w:pStyle w:val="MainText"/>
      </w:pPr>
      <w:r>
        <w:rPr>
          <w:b/>
        </w:rPr>
        <w:t xml:space="preserve">Workflow. </w:t>
      </w:r>
      <w:r>
        <w:t xml:space="preserve">Genome assemblies were retrieved with ncbi-genome-download, re-annotated with Prokka and clustered with Panaroo; the commands and parameters are listed in Supplementary Table S10. The representative protein of each Panaroo family (the first sequence of the family's longCentroidID in </w:t>
      </w:r>
      <w:r>
        <w:rPr>
          <w:i/>
        </w:rPr>
        <w:t>final_graph.gml</w:t>
      </w:r>
      <w:r>
        <w:t xml:space="preserve"> that is present in </w:t>
      </w:r>
      <w:r>
        <w:rPr>
          <w:i/>
        </w:rPr>
        <w:t>gene_data.csv</w:t>
      </w:r>
      <w:r>
        <w:t xml:space="preserve">) was written to </w:t>
      </w:r>
      <w:r>
        <w:rPr>
          <w:i/>
        </w:rPr>
        <w:t>panaroo_family_representatives.faa</w:t>
      </w:r>
      <w:r>
        <w:t xml:space="preserve"> with </w:t>
      </w:r>
      <w:r>
        <w:rPr>
          <w:i/>
        </w:rPr>
        <w:t>extract_representatives.py</w:t>
      </w:r>
      <w:r>
        <w:t xml:space="preserve"> (below; 5,794 sequences, one per family) and annotated with eggNOG-mapper v2.1.13 (</w:t>
      </w:r>
      <w:r>
        <w:rPr>
          <w:i/>
        </w:rPr>
        <w:t>emapper.py -i panaroo_family_representatives.faa --itype proteins -m diamond --cpu 24</w:t>
      </w:r>
      <w:r>
        <w:t xml:space="preserve">; all other options at their defaults). The script </w:t>
      </w:r>
      <w:r>
        <w:rPr>
          <w:i/>
        </w:rPr>
        <w:t>pangenome_report.py</w:t>
      </w:r>
      <w:r>
        <w:t xml:space="preserve"> then merged </w:t>
      </w:r>
      <w:r>
        <w:rPr>
          <w:i/>
        </w:rPr>
        <w:t>gene_presence_absence.csv</w:t>
      </w:r>
      <w:r>
        <w:t xml:space="preserve"> with the eggNOG-mapper output (</w:t>
      </w:r>
      <w:r>
        <w:rPr>
          <w:i/>
        </w:rPr>
        <w:t>panaroo_family_eggnog.emapper.annotations</w:t>
      </w:r>
      <w:r>
        <w:t xml:space="preserve">) into the family-level workbook </w:t>
      </w:r>
      <w:r>
        <w:rPr>
          <w:i/>
        </w:rPr>
        <w:t>Q1_pangenome_results.xlsx</w:t>
      </w:r>
      <w:r>
        <w:t xml:space="preserve"> (sheet </w:t>
      </w:r>
      <w:r>
        <w:rPr>
          <w:i/>
        </w:rPr>
        <w:t>Master_functional</w:t>
      </w:r>
      <w:r>
        <w:t xml:space="preserve">), which is the input of </w:t>
      </w:r>
      <w:r>
        <w:rPr>
          <w:i/>
        </w:rPr>
        <w:t>analysis.py</w:t>
      </w:r>
      <w:r>
        <w:t>. All scripts are available in the code repository.</w:t>
      </w:r>
    </w:p>
    <w:p w14:paraId="16C2EC4D" w14:textId="77777777" w:rsidR="00250A80" w:rsidRDefault="00000000">
      <w:pPr>
        <w:pStyle w:val="Supplementarycode"/>
      </w:pPr>
      <w:r>
        <w:rPr>
          <w:sz w:val="13"/>
        </w:rPr>
        <w:t>"""Extract one representative protein per Panaroo family for eggNOG-mapper.</w:t>
      </w:r>
    </w:p>
    <w:p w14:paraId="4EF00A28" w14:textId="77777777" w:rsidR="00250A80" w:rsidRDefault="00000000">
      <w:pPr>
        <w:pStyle w:val="Supplementarycode"/>
      </w:pPr>
      <w:r>
        <w:rPr>
          <w:sz w:val="13"/>
        </w:rPr>
        <w:t>Usage: python3 -I extract_representatives.py &lt;panaroo_dir&gt; &lt;out.faa&gt;</w:t>
      </w:r>
    </w:p>
    <w:p w14:paraId="69C2859B" w14:textId="77777777" w:rsidR="00250A80" w:rsidRDefault="00000000">
      <w:pPr>
        <w:pStyle w:val="Supplementarycode"/>
      </w:pPr>
      <w:r>
        <w:rPr>
          <w:sz w:val="13"/>
        </w:rPr>
        <w:t>"""</w:t>
      </w:r>
    </w:p>
    <w:p w14:paraId="668C8CC8" w14:textId="77777777" w:rsidR="00250A80" w:rsidRDefault="00000000">
      <w:pPr>
        <w:pStyle w:val="Supplementarycode"/>
      </w:pPr>
      <w:r>
        <w:rPr>
          <w:sz w:val="13"/>
        </w:rPr>
        <w:t>import re, sys</w:t>
      </w:r>
    </w:p>
    <w:p w14:paraId="3901D010" w14:textId="77777777" w:rsidR="00250A80" w:rsidRDefault="00000000">
      <w:pPr>
        <w:pStyle w:val="Supplementarycode"/>
      </w:pPr>
      <w:r>
        <w:rPr>
          <w:sz w:val="13"/>
        </w:rPr>
        <w:t>from pathlib import Path</w:t>
      </w:r>
    </w:p>
    <w:p w14:paraId="1597D5E0" w14:textId="77777777" w:rsidR="00250A80" w:rsidRDefault="00000000">
      <w:pPr>
        <w:pStyle w:val="Supplementarycode"/>
      </w:pPr>
      <w:r>
        <w:rPr>
          <w:sz w:val="13"/>
        </w:rPr>
        <w:t>import pandas as pd</w:t>
      </w:r>
    </w:p>
    <w:p w14:paraId="7CF4A09A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4FC236EB" w14:textId="77777777" w:rsidR="00250A80" w:rsidRDefault="00000000">
      <w:pPr>
        <w:pStyle w:val="Supplementarycode"/>
      </w:pPr>
      <w:r>
        <w:rPr>
          <w:sz w:val="13"/>
        </w:rPr>
        <w:t>panaroo, out = Path(sys.argv[1]), Path(sys.argv[2])</w:t>
      </w:r>
    </w:p>
    <w:p w14:paraId="68C1C2B0" w14:textId="77777777" w:rsidR="00250A80" w:rsidRDefault="00000000">
      <w:pPr>
        <w:pStyle w:val="Supplementarycode"/>
      </w:pPr>
      <w:r>
        <w:rPr>
          <w:sz w:val="13"/>
        </w:rPr>
        <w:t>gene = pd.read_csv(panaroo / "gene_data.csv", dtype=str).fillna("")</w:t>
      </w:r>
    </w:p>
    <w:p w14:paraId="6C56DAA9" w14:textId="77777777" w:rsidR="00250A80" w:rsidRDefault="00000000">
      <w:pPr>
        <w:pStyle w:val="Supplementarycode"/>
      </w:pPr>
      <w:r>
        <w:rPr>
          <w:sz w:val="13"/>
        </w:rPr>
        <w:t>seq = dict(zip(gene["clustering_id"], gene["prot_sequence"]))</w:t>
      </w:r>
    </w:p>
    <w:p w14:paraId="5B0F87D8" w14:textId="77777777" w:rsidR="00250A80" w:rsidRDefault="00000000">
      <w:pPr>
        <w:pStyle w:val="Supplementarycode"/>
      </w:pPr>
      <w:r>
        <w:rPr>
          <w:sz w:val="13"/>
        </w:rPr>
        <w:t>graph = (panaroo / "final_graph.gml").read_text(errors="ignore")</w:t>
      </w:r>
    </w:p>
    <w:p w14:paraId="7DDB4C72" w14:textId="77777777" w:rsidR="00250A80" w:rsidRDefault="00000000">
      <w:pPr>
        <w:pStyle w:val="Supplementarycode"/>
      </w:pPr>
      <w:r>
        <w:rPr>
          <w:sz w:val="13"/>
        </w:rPr>
        <w:t>n = 0</w:t>
      </w:r>
    </w:p>
    <w:p w14:paraId="6110AF97" w14:textId="77777777" w:rsidR="00250A80" w:rsidRDefault="00000000">
      <w:pPr>
        <w:pStyle w:val="Supplementarycode"/>
      </w:pPr>
      <w:r>
        <w:rPr>
          <w:sz w:val="13"/>
        </w:rPr>
        <w:t>with open(out, "w") as fh:</w:t>
      </w:r>
    </w:p>
    <w:p w14:paraId="582D2F90" w14:textId="77777777" w:rsidR="00250A80" w:rsidRDefault="00000000">
      <w:pPr>
        <w:pStyle w:val="Supplementarycode"/>
      </w:pPr>
      <w:r>
        <w:rPr>
          <w:sz w:val="13"/>
        </w:rPr>
        <w:t xml:space="preserve">    for block in re.findall(r'node \[(.*?)\n  \]', graph, re.S):</w:t>
      </w:r>
    </w:p>
    <w:p w14:paraId="58867CE1" w14:textId="77777777" w:rsidR="00250A80" w:rsidRDefault="00000000">
      <w:pPr>
        <w:pStyle w:val="Supplementarycode"/>
      </w:pPr>
      <w:r>
        <w:rPr>
          <w:sz w:val="13"/>
        </w:rPr>
        <w:t xml:space="preserve">        fam = re.search(r'name "([^"]+)"', block)</w:t>
      </w:r>
    </w:p>
    <w:p w14:paraId="3A71AE36" w14:textId="77777777" w:rsidR="00250A80" w:rsidRDefault="00000000">
      <w:pPr>
        <w:pStyle w:val="Supplementarycode"/>
      </w:pPr>
      <w:r>
        <w:rPr>
          <w:sz w:val="13"/>
        </w:rPr>
        <w:t xml:space="preserve">        cen = re.search(r'longCentroidID "([^"]+)"', block)</w:t>
      </w:r>
    </w:p>
    <w:p w14:paraId="36352BBA" w14:textId="77777777" w:rsidR="00250A80" w:rsidRDefault="00000000">
      <w:pPr>
        <w:pStyle w:val="Supplementarycode"/>
      </w:pPr>
      <w:r>
        <w:rPr>
          <w:sz w:val="13"/>
        </w:rPr>
        <w:t xml:space="preserve">        if not fam or not cen:</w:t>
      </w:r>
    </w:p>
    <w:p w14:paraId="30DB5DCE" w14:textId="77777777" w:rsidR="00250A80" w:rsidRDefault="00000000">
      <w:pPr>
        <w:pStyle w:val="Supplementarycode"/>
      </w:pPr>
      <w:r>
        <w:rPr>
          <w:sz w:val="13"/>
        </w:rPr>
        <w:t xml:space="preserve">            continue</w:t>
      </w:r>
    </w:p>
    <w:p w14:paraId="6AAA7C81" w14:textId="77777777" w:rsidR="00250A80" w:rsidRDefault="00000000">
      <w:pPr>
        <w:pStyle w:val="Supplementarycode"/>
      </w:pPr>
      <w:r>
        <w:rPr>
          <w:sz w:val="13"/>
        </w:rPr>
        <w:t xml:space="preserve">        rep = next((c for c in cen.group(1).split(";") if c in seq), None)</w:t>
      </w:r>
    </w:p>
    <w:p w14:paraId="29774472" w14:textId="77777777" w:rsidR="00250A80" w:rsidRDefault="00000000">
      <w:pPr>
        <w:pStyle w:val="Supplementarycode"/>
      </w:pPr>
      <w:r>
        <w:rPr>
          <w:sz w:val="13"/>
        </w:rPr>
        <w:t xml:space="preserve">        if rep is None:</w:t>
      </w:r>
    </w:p>
    <w:p w14:paraId="5F898C40" w14:textId="77777777" w:rsidR="00250A80" w:rsidRDefault="00000000">
      <w:pPr>
        <w:pStyle w:val="Supplementarycode"/>
      </w:pPr>
      <w:r>
        <w:rPr>
          <w:sz w:val="13"/>
        </w:rPr>
        <w:t xml:space="preserve">            continue</w:t>
      </w:r>
    </w:p>
    <w:p w14:paraId="3AD64DFD" w14:textId="77777777" w:rsidR="00250A80" w:rsidRDefault="00000000">
      <w:pPr>
        <w:pStyle w:val="Supplementarycode"/>
      </w:pPr>
      <w:r>
        <w:rPr>
          <w:sz w:val="13"/>
        </w:rPr>
        <w:t xml:space="preserve">        s = seq[rep]</w:t>
      </w:r>
    </w:p>
    <w:p w14:paraId="4A7ABB7A" w14:textId="77777777" w:rsidR="00250A80" w:rsidRDefault="00000000">
      <w:pPr>
        <w:pStyle w:val="Supplementarycode"/>
      </w:pPr>
      <w:r>
        <w:rPr>
          <w:sz w:val="13"/>
        </w:rPr>
        <w:t xml:space="preserve">        fh.write(f"&gt;{fam.group(1)}|{rep}\n")</w:t>
      </w:r>
    </w:p>
    <w:p w14:paraId="6177059E" w14:textId="77777777" w:rsidR="00250A80" w:rsidRDefault="00000000">
      <w:pPr>
        <w:pStyle w:val="Supplementarycode"/>
      </w:pPr>
      <w:r>
        <w:rPr>
          <w:sz w:val="13"/>
        </w:rPr>
        <w:t xml:space="preserve">        fh.write("\n".join(s[i:i + 80] for i in range(0, len(s), 80)) + "\n")</w:t>
      </w:r>
    </w:p>
    <w:p w14:paraId="2E1F777C" w14:textId="77777777" w:rsidR="00250A80" w:rsidRDefault="00000000">
      <w:pPr>
        <w:pStyle w:val="Supplementarycode"/>
      </w:pPr>
      <w:r>
        <w:rPr>
          <w:sz w:val="13"/>
        </w:rPr>
        <w:t xml:space="preserve">        n += 1</w:t>
      </w:r>
    </w:p>
    <w:p w14:paraId="083797E8" w14:textId="77777777" w:rsidR="00250A80" w:rsidRDefault="00000000">
      <w:pPr>
        <w:pStyle w:val="Supplementarycode"/>
      </w:pPr>
      <w:r>
        <w:rPr>
          <w:sz w:val="13"/>
        </w:rPr>
        <w:t>print(f"{n} representative sequences written to {out}")</w:t>
      </w:r>
    </w:p>
    <w:p w14:paraId="57CB5A2C" w14:textId="77777777" w:rsidR="00250A80" w:rsidRDefault="00000000">
      <w:pPr>
        <w:pStyle w:val="MainText"/>
      </w:pPr>
      <w:r>
        <w:t>Statistical analyses (</w:t>
      </w:r>
      <w:r>
        <w:rPr>
          <w:i/>
        </w:rPr>
        <w:t>analysis.py</w:t>
      </w:r>
      <w:r>
        <w:t>).</w:t>
      </w:r>
    </w:p>
    <w:p w14:paraId="2F4F4159" w14:textId="236A609A" w:rsidR="00250A80" w:rsidRDefault="00000000">
      <w:pPr>
        <w:pStyle w:val="MainText"/>
      </w:pPr>
      <w:r>
        <w:t>The functional classes, IS-family assignments, trait inventory, enrichment statistics and pangenome accumulation analyses reported in the main text were produced with the Python script below (</w:t>
      </w:r>
      <w:r>
        <w:rPr>
          <w:i/>
        </w:rPr>
        <w:t>analysis.py</w:t>
      </w:r>
      <w:r>
        <w:t xml:space="preserve">), run as </w:t>
      </w:r>
      <w:r>
        <w:rPr>
          <w:i/>
        </w:rPr>
        <w:t>python3 analysis.py Q1_pangenome_results.xlsx results/</w:t>
      </w:r>
      <w:r>
        <w:t xml:space="preserve">. Figures 2–5 were drawn with </w:t>
      </w:r>
      <w:r>
        <w:rPr>
          <w:i/>
        </w:rPr>
        <w:t>figures.py</w:t>
      </w:r>
      <w:r>
        <w:t>, available from the code repository.</w:t>
      </w:r>
      <w:r>
        <w:t xml:space="preserve"> Regular expressions are applied to the concatenation of the Panaroo family name, eggNOG preferred name, description and Pfam domains (lower case). Rules are applied in the order: transposases/IS elements → prophages, integrases and plasmid functions → defence systems → primary COG letter.</w:t>
      </w:r>
    </w:p>
    <w:p w14:paraId="0E8AB460" w14:textId="77777777" w:rsidR="00250A80" w:rsidRDefault="00000000">
      <w:pPr>
        <w:pStyle w:val="Supplementarycode"/>
      </w:pPr>
      <w:r>
        <w:rPr>
          <w:sz w:val="13"/>
        </w:rPr>
        <w:t>"""Re-analysis of the Shewanella benthica Panaroo/eggNOG pangenome tables.</w:t>
      </w:r>
    </w:p>
    <w:p w14:paraId="7A366D76" w14:textId="77777777" w:rsidR="00250A80" w:rsidRDefault="00000000">
      <w:pPr>
        <w:pStyle w:val="Supplementarycode"/>
      </w:pPr>
      <w:r>
        <w:rPr>
          <w:sz w:val="13"/>
        </w:rPr>
        <w:t>Usage: python3 -I analysis.py &lt;input.xlsx&gt; &lt;outdir&gt;</w:t>
      </w:r>
    </w:p>
    <w:p w14:paraId="1512369D" w14:textId="77777777" w:rsidR="00250A80" w:rsidRDefault="00000000">
      <w:pPr>
        <w:pStyle w:val="Supplementarycode"/>
      </w:pPr>
      <w:r>
        <w:rPr>
          <w:sz w:val="13"/>
        </w:rPr>
        <w:t>"""</w:t>
      </w:r>
    </w:p>
    <w:p w14:paraId="76C5EA7E" w14:textId="77777777" w:rsidR="00250A80" w:rsidRDefault="00000000">
      <w:pPr>
        <w:pStyle w:val="Supplementarycode"/>
      </w:pPr>
      <w:r>
        <w:rPr>
          <w:sz w:val="13"/>
        </w:rPr>
        <w:t>import sys, re, json, itertools</w:t>
      </w:r>
    </w:p>
    <w:p w14:paraId="21C1CC3A" w14:textId="77777777" w:rsidR="00250A80" w:rsidRDefault="00000000">
      <w:pPr>
        <w:pStyle w:val="Supplementarycode"/>
      </w:pPr>
      <w:r>
        <w:rPr>
          <w:sz w:val="13"/>
        </w:rPr>
        <w:t>import numpy as np, pandas as pd</w:t>
      </w:r>
    </w:p>
    <w:p w14:paraId="22C488A4" w14:textId="77777777" w:rsidR="00250A80" w:rsidRDefault="00000000">
      <w:pPr>
        <w:pStyle w:val="Supplementarycode"/>
      </w:pPr>
      <w:r>
        <w:rPr>
          <w:sz w:val="13"/>
        </w:rPr>
        <w:t>from scipy.stats import fisher_exact, chi2_contingency</w:t>
      </w:r>
    </w:p>
    <w:p w14:paraId="68BABE90" w14:textId="77777777" w:rsidR="00250A80" w:rsidRDefault="00000000">
      <w:pPr>
        <w:pStyle w:val="Supplementarycode"/>
      </w:pPr>
      <w:r>
        <w:rPr>
          <w:sz w:val="13"/>
        </w:rPr>
        <w:t>from scipy.optimize import curve_fit</w:t>
      </w:r>
    </w:p>
    <w:p w14:paraId="5F2D82FC" w14:textId="77777777" w:rsidR="00250A80" w:rsidRDefault="00000000">
      <w:pPr>
        <w:pStyle w:val="Supplementarycode"/>
      </w:pPr>
      <w:r>
        <w:rPr>
          <w:sz w:val="13"/>
        </w:rPr>
        <w:t>def multipletests(p, method="fdr_bh"):</w:t>
      </w:r>
    </w:p>
    <w:p w14:paraId="7006F43B" w14:textId="77777777" w:rsidR="00250A80" w:rsidRDefault="00000000">
      <w:pPr>
        <w:pStyle w:val="Supplementarycode"/>
      </w:pPr>
      <w:r>
        <w:rPr>
          <w:sz w:val="13"/>
        </w:rPr>
        <w:t xml:space="preserve">    p = np.asarray(p, float); n = len(p); o = np.argsort(p)</w:t>
      </w:r>
    </w:p>
    <w:p w14:paraId="55D470D8" w14:textId="77777777" w:rsidR="00250A80" w:rsidRDefault="00000000">
      <w:pPr>
        <w:pStyle w:val="Supplementarycode"/>
      </w:pPr>
      <w:r>
        <w:rPr>
          <w:sz w:val="13"/>
        </w:rPr>
        <w:t xml:space="preserve">    q = p[o] * n / np.arange(1, n + 1)</w:t>
      </w:r>
    </w:p>
    <w:p w14:paraId="51FA0095" w14:textId="77777777" w:rsidR="00250A80" w:rsidRDefault="00000000">
      <w:pPr>
        <w:pStyle w:val="Supplementarycode"/>
      </w:pPr>
      <w:r>
        <w:rPr>
          <w:sz w:val="13"/>
        </w:rPr>
        <w:t xml:space="preserve">    q = np.minimum.accumulate(q[::-1])[::-1]; out = np.empty(n); out[o] = np.minimum(q, 1)</w:t>
      </w:r>
    </w:p>
    <w:p w14:paraId="7EF54677" w14:textId="77777777" w:rsidR="00250A80" w:rsidRDefault="00000000">
      <w:pPr>
        <w:pStyle w:val="Supplementarycode"/>
      </w:pPr>
      <w:r>
        <w:rPr>
          <w:sz w:val="13"/>
        </w:rPr>
        <w:t xml:space="preserve">    return None, out</w:t>
      </w:r>
    </w:p>
    <w:p w14:paraId="229D4A7A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073EFEEB" w14:textId="77777777" w:rsidR="00250A80" w:rsidRDefault="00000000">
      <w:pPr>
        <w:pStyle w:val="Supplementarycode"/>
      </w:pPr>
      <w:r>
        <w:rPr>
          <w:sz w:val="13"/>
        </w:rPr>
        <w:t>xlsx, out = sys.argv[1], sys.argv[2]</w:t>
      </w:r>
    </w:p>
    <w:p w14:paraId="16C6339F" w14:textId="77777777" w:rsidR="00250A80" w:rsidRDefault="00000000">
      <w:pPr>
        <w:pStyle w:val="Supplementarycode"/>
      </w:pPr>
      <w:r>
        <w:rPr>
          <w:sz w:val="13"/>
        </w:rPr>
        <w:t>X = pd.read_excel(xlsx, sheet_name=None)</w:t>
      </w:r>
    </w:p>
    <w:p w14:paraId="4CB721B8" w14:textId="77777777" w:rsidR="00250A80" w:rsidRDefault="00000000">
      <w:pPr>
        <w:pStyle w:val="Supplementarycode"/>
      </w:pPr>
      <w:r>
        <w:rPr>
          <w:sz w:val="13"/>
        </w:rPr>
        <w:t>STRAINS = ["BOEU19-1", "DB21MT-2", "DSM8812", "KT99"]</w:t>
      </w:r>
    </w:p>
    <w:p w14:paraId="28956A36" w14:textId="77777777" w:rsidR="00250A80" w:rsidRDefault="00000000">
      <w:pPr>
        <w:pStyle w:val="Supplementarycode"/>
      </w:pPr>
      <w:r>
        <w:rPr>
          <w:sz w:val="13"/>
        </w:rPr>
        <w:t>HADAL = {"DB21MT-2", "KT99"}</w:t>
      </w:r>
    </w:p>
    <w:p w14:paraId="07184F58" w14:textId="77777777" w:rsidR="00250A80" w:rsidRDefault="00000000">
      <w:pPr>
        <w:pStyle w:val="Supplementarycode"/>
      </w:pPr>
      <w:r>
        <w:rPr>
          <w:sz w:val="13"/>
        </w:rPr>
        <w:t>CATS = ["Core", "Accessory", "Strain-specific"]</w:t>
      </w:r>
    </w:p>
    <w:p w14:paraId="4AA89F83" w14:textId="77777777" w:rsidR="00250A80" w:rsidRDefault="00000000">
      <w:pPr>
        <w:pStyle w:val="Supplementarycode"/>
      </w:pPr>
      <w:r>
        <w:rPr>
          <w:sz w:val="13"/>
        </w:rPr>
        <w:t>R = {}</w:t>
      </w:r>
    </w:p>
    <w:p w14:paraId="41FC3570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039AE328" w14:textId="77777777" w:rsidR="00250A80" w:rsidRDefault="00000000">
      <w:pPr>
        <w:pStyle w:val="Supplementarycode"/>
      </w:pPr>
      <w:r>
        <w:rPr>
          <w:sz w:val="13"/>
        </w:rPr>
        <w:t>m = X["Master_functional"].copy()</w:t>
      </w:r>
    </w:p>
    <w:p w14:paraId="6809245C" w14:textId="77777777" w:rsidR="00250A80" w:rsidRDefault="00000000">
      <w:pPr>
        <w:pStyle w:val="Supplementarycode"/>
      </w:pPr>
      <w:r>
        <w:rPr>
          <w:sz w:val="13"/>
        </w:rPr>
        <w:t>for c in ["Strain", "Preferred_name", "Description", "COG_category", "KEGG_ko", "KEGG_Pathway", "KEGG_Module", "PFAMs"]:</w:t>
      </w:r>
    </w:p>
    <w:p w14:paraId="41C4CB6B" w14:textId="77777777" w:rsidR="00250A80" w:rsidRDefault="00000000">
      <w:pPr>
        <w:pStyle w:val="Supplementarycode"/>
      </w:pPr>
      <w:r>
        <w:rPr>
          <w:sz w:val="13"/>
        </w:rPr>
        <w:t xml:space="preserve">    m[c] = m[c].fillna("-").astype(str).str.strip()</w:t>
      </w:r>
    </w:p>
    <w:p w14:paraId="35BC9439" w14:textId="77777777" w:rsidR="00250A80" w:rsidRDefault="00000000">
      <w:pPr>
        <w:pStyle w:val="Supplementarycode"/>
      </w:pPr>
      <w:r>
        <w:rPr>
          <w:sz w:val="13"/>
        </w:rPr>
        <w:t>m["txt"] = (m.Panaroo_family + " " + m.Preferred_name + " " + m.Description + " " + m.PFAMs).str.lower()</w:t>
      </w:r>
    </w:p>
    <w:p w14:paraId="1E8F2C12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759A6E73" w14:textId="77777777" w:rsidR="00250A80" w:rsidRDefault="00000000">
      <w:pPr>
        <w:pStyle w:val="Supplementarycode"/>
      </w:pPr>
      <w:r>
        <w:rPr>
          <w:sz w:val="13"/>
        </w:rPr>
        <w:t># ---------------- annotation coverage (corrected) ----------------</w:t>
      </w:r>
    </w:p>
    <w:p w14:paraId="408C2FA8" w14:textId="77777777" w:rsidR="00250A80" w:rsidRDefault="00000000">
      <w:pPr>
        <w:pStyle w:val="Supplementarycode"/>
      </w:pPr>
      <w:r>
        <w:rPr>
          <w:sz w:val="13"/>
        </w:rPr>
        <w:t>m["has_eggnog"] = ~((m.Description == "-") &amp; (m.COG_category == "-") &amp; (m.PFAMs == "-") &amp; (m.Preferred_name == "-"))</w:t>
      </w:r>
    </w:p>
    <w:p w14:paraId="5D0D1FDD" w14:textId="77777777" w:rsidR="00250A80" w:rsidRDefault="00000000">
      <w:pPr>
        <w:pStyle w:val="Supplementarycode"/>
      </w:pPr>
      <w:r>
        <w:rPr>
          <w:sz w:val="13"/>
        </w:rPr>
        <w:t>m["has_desc"] = m.Description != "-"</w:t>
      </w:r>
    </w:p>
    <w:p w14:paraId="5B8C4756" w14:textId="77777777" w:rsidR="00250A80" w:rsidRDefault="00000000">
      <w:pPr>
        <w:pStyle w:val="Supplementarycode"/>
      </w:pPr>
      <w:r>
        <w:rPr>
          <w:sz w:val="13"/>
        </w:rPr>
        <w:t>m["has_cog"] = m.COG_category.str.fullmatch(r"[A-Z]+")</w:t>
      </w:r>
    </w:p>
    <w:p w14:paraId="2F999738" w14:textId="77777777" w:rsidR="00250A80" w:rsidRDefault="00000000">
      <w:pPr>
        <w:pStyle w:val="Supplementarycode"/>
      </w:pPr>
      <w:r>
        <w:rPr>
          <w:sz w:val="13"/>
        </w:rPr>
        <w:t>m["has_cog_informative"] = m.has_cog &amp; ~m.COG_category.isin(["S", "R"])</w:t>
      </w:r>
    </w:p>
    <w:p w14:paraId="324B052E" w14:textId="77777777" w:rsidR="00250A80" w:rsidRDefault="00000000">
      <w:pPr>
        <w:pStyle w:val="Supplementarycode"/>
      </w:pPr>
      <w:r>
        <w:rPr>
          <w:sz w:val="13"/>
        </w:rPr>
        <w:t>m["has_kegg"] = m.KEGG_ko.str.startswith("ko:")</w:t>
      </w:r>
    </w:p>
    <w:p w14:paraId="03127448" w14:textId="77777777" w:rsidR="00250A80" w:rsidRDefault="00000000">
      <w:pPr>
        <w:pStyle w:val="Supplementarycode"/>
      </w:pPr>
      <w:r>
        <w:rPr>
          <w:sz w:val="13"/>
        </w:rPr>
        <w:t>cov = []</w:t>
      </w:r>
    </w:p>
    <w:p w14:paraId="760394F7" w14:textId="77777777" w:rsidR="00250A80" w:rsidRDefault="00000000">
      <w:pPr>
        <w:pStyle w:val="Supplementarycode"/>
      </w:pPr>
      <w:r>
        <w:rPr>
          <w:sz w:val="13"/>
        </w:rPr>
        <w:t>for c in CATS:</w:t>
      </w:r>
    </w:p>
    <w:p w14:paraId="0276CB63" w14:textId="77777777" w:rsidR="00250A80" w:rsidRDefault="00000000">
      <w:pPr>
        <w:pStyle w:val="Supplementarycode"/>
      </w:pPr>
      <w:r>
        <w:rPr>
          <w:sz w:val="13"/>
        </w:rPr>
        <w:t xml:space="preserve">    s = m[m.Genome_category == c]</w:t>
      </w:r>
    </w:p>
    <w:p w14:paraId="22653E8D" w14:textId="77777777" w:rsidR="00250A80" w:rsidRDefault="00000000">
      <w:pPr>
        <w:pStyle w:val="Supplementarycode"/>
      </w:pPr>
      <w:r>
        <w:rPr>
          <w:sz w:val="13"/>
        </w:rPr>
        <w:t xml:space="preserve">    n = len(s)</w:t>
      </w:r>
    </w:p>
    <w:p w14:paraId="211D79CC" w14:textId="77777777" w:rsidR="00250A80" w:rsidRDefault="00000000">
      <w:pPr>
        <w:pStyle w:val="Supplementarycode"/>
      </w:pPr>
      <w:r>
        <w:rPr>
          <w:sz w:val="13"/>
        </w:rPr>
        <w:t xml:space="preserve">    cov.append(dict(Genome_category=c, Families=n,</w:t>
      </w:r>
    </w:p>
    <w:p w14:paraId="02D65809" w14:textId="77777777" w:rsidR="00250A80" w:rsidRDefault="00000000">
      <w:pPr>
        <w:pStyle w:val="Supplementarycode"/>
      </w:pPr>
      <w:r>
        <w:rPr>
          <w:sz w:val="13"/>
        </w:rPr>
        <w:t xml:space="preserve">                    eggNOG_hit=int(s.has_eggnog.sum()), Description=int(s.has_desc.sum()),</w:t>
      </w:r>
    </w:p>
    <w:p w14:paraId="73FC0B56" w14:textId="77777777" w:rsidR="00250A80" w:rsidRDefault="00000000">
      <w:pPr>
        <w:pStyle w:val="Supplementarycode"/>
      </w:pPr>
      <w:r>
        <w:rPr>
          <w:sz w:val="13"/>
        </w:rPr>
        <w:t xml:space="preserve">                    COG_assigned=int(s.has_cog.sum()), COG_informative=int(s.has_cog_informative.sum()),</w:t>
      </w:r>
    </w:p>
    <w:p w14:paraId="274BD9AF" w14:textId="77777777" w:rsidR="00250A80" w:rsidRDefault="00000000">
      <w:pPr>
        <w:pStyle w:val="Supplementarycode"/>
      </w:pPr>
      <w:r>
        <w:rPr>
          <w:sz w:val="13"/>
        </w:rPr>
        <w:t xml:space="preserve">                    KEGG_KO=int(s.has_kegg.sum())))</w:t>
      </w:r>
    </w:p>
    <w:p w14:paraId="23EAC74C" w14:textId="77777777" w:rsidR="00250A80" w:rsidRDefault="00000000">
      <w:pPr>
        <w:pStyle w:val="Supplementarycode"/>
      </w:pPr>
      <w:r>
        <w:rPr>
          <w:sz w:val="13"/>
        </w:rPr>
        <w:t>cov = pd.DataFrame(cov)</w:t>
      </w:r>
    </w:p>
    <w:p w14:paraId="00EC7559" w14:textId="77777777" w:rsidR="00250A80" w:rsidRDefault="00000000">
      <w:pPr>
        <w:pStyle w:val="Supplementarycode"/>
      </w:pPr>
      <w:r>
        <w:rPr>
          <w:sz w:val="13"/>
        </w:rPr>
        <w:t>tot = cov.sum(numeric_only=True); tot["Genome_category"] = "Total"</w:t>
      </w:r>
    </w:p>
    <w:p w14:paraId="0A5E766E" w14:textId="77777777" w:rsidR="00250A80" w:rsidRDefault="00000000">
      <w:pPr>
        <w:pStyle w:val="Supplementarycode"/>
      </w:pPr>
      <w:r>
        <w:rPr>
          <w:sz w:val="13"/>
        </w:rPr>
        <w:t>cov = pd.concat([cov, pd.DataFrame([tot])], ignore_index=True)</w:t>
      </w:r>
    </w:p>
    <w:p w14:paraId="64F21C0C" w14:textId="77777777" w:rsidR="00250A80" w:rsidRDefault="00000000">
      <w:pPr>
        <w:pStyle w:val="Supplementarycode"/>
      </w:pPr>
      <w:r>
        <w:rPr>
          <w:sz w:val="13"/>
        </w:rPr>
        <w:t>for k in ["eggNOG_hit", "Description", "COG_assigned", "COG_informative", "KEGG_KO"]:</w:t>
      </w:r>
    </w:p>
    <w:p w14:paraId="372AE5A5" w14:textId="77777777" w:rsidR="00250A80" w:rsidRDefault="00000000">
      <w:pPr>
        <w:pStyle w:val="Supplementarycode"/>
      </w:pPr>
      <w:r>
        <w:rPr>
          <w:sz w:val="13"/>
        </w:rPr>
        <w:t xml:space="preserve">    cov[k + "_pct"] = (100 * cov[k] / cov.Families).round(1)</w:t>
      </w:r>
    </w:p>
    <w:p w14:paraId="03B8AEAE" w14:textId="77777777" w:rsidR="00250A80" w:rsidRDefault="00000000">
      <w:pPr>
        <w:pStyle w:val="Supplementarycode"/>
      </w:pPr>
      <w:r>
        <w:rPr>
          <w:sz w:val="13"/>
        </w:rPr>
        <w:t>R["coverage"] = cov.to_dict("records")</w:t>
      </w:r>
    </w:p>
    <w:p w14:paraId="5F12047A" w14:textId="77777777" w:rsidR="00250A80" w:rsidRDefault="00000000">
      <w:pPr>
        <w:pStyle w:val="Supplementarycode"/>
      </w:pPr>
      <w:r>
        <w:rPr>
          <w:sz w:val="13"/>
        </w:rPr>
        <w:lastRenderedPageBreak/>
        <w:t xml:space="preserve"> </w:t>
      </w:r>
    </w:p>
    <w:p w14:paraId="5142B029" w14:textId="77777777" w:rsidR="00250A80" w:rsidRDefault="00000000">
      <w:pPr>
        <w:pStyle w:val="Supplementarycode"/>
      </w:pPr>
      <w:r>
        <w:rPr>
          <w:sz w:val="13"/>
        </w:rPr>
        <w:t># ---------------- curated functional classes ----------------</w:t>
      </w:r>
    </w:p>
    <w:p w14:paraId="066CE7B2" w14:textId="77777777" w:rsidR="00250A80" w:rsidRDefault="00000000">
      <w:pPr>
        <w:pStyle w:val="Supplementarycode"/>
      </w:pPr>
      <w:r>
        <w:rPr>
          <w:sz w:val="13"/>
        </w:rPr>
        <w:t>TNP_P = r"dde_tnp|transposase|hth_tnp|\btnp|y1_tnp|y2_tnp|zf-is66|dedd_tnp|dimer_tnp|orfb_is605|orfb_zn_ribbon|isxo2|insertion element|cog1943|cog2801|cog3328|cog3436|cog3464|cog4584|cog2963|cog3039|cog3316|cog3547|cog5421|cog5433|cog4644|\bis[0-9]{1,4}\b|\bisl3\b|\btnpa|\btnpb|\binsa|\binsb|\bistb|mule"</w:t>
      </w:r>
    </w:p>
    <w:p w14:paraId="1B014021" w14:textId="77777777" w:rsidR="00250A80" w:rsidRDefault="00000000">
      <w:pPr>
        <w:pStyle w:val="Supplementarycode"/>
      </w:pPr>
      <w:r>
        <w:rPr>
          <w:sz w:val="13"/>
        </w:rPr>
        <w:t>PHAGE_P = r"\bphage\b(?! shock)|prophage|capsid|phage terminase|terminase (large|small)|gpp-like|portal protein|baseplate|tail fiber|tail tube|tail sheath|\bholin\b|integrase|site-specific recombinase|resolvase(?!, rnase h)|excisionase|phage_int|\bxis\b"</w:t>
      </w:r>
    </w:p>
    <w:p w14:paraId="1A05E8C3" w14:textId="77777777" w:rsidR="00250A80" w:rsidRDefault="00000000">
      <w:pPr>
        <w:pStyle w:val="Supplementarycode"/>
      </w:pPr>
      <w:r>
        <w:rPr>
          <w:sz w:val="13"/>
        </w:rPr>
        <w:t>PLASMID_P = r"conjugal|conjugative|relaxase|f plasmid|plasmid transfer|traf_2|t4ss|type iv secretion system|mobilization protein|plasmid partition"</w:t>
      </w:r>
    </w:p>
    <w:p w14:paraId="6FBF5236" w14:textId="77777777" w:rsidR="00250A80" w:rsidRDefault="00000000">
      <w:pPr>
        <w:pStyle w:val="Supplementarycode"/>
      </w:pPr>
      <w:r>
        <w:rPr>
          <w:sz w:val="13"/>
        </w:rPr>
        <w:t>CRISPR_P = r"crispr-associated|clustered regularly interspaced|\bcas_|\bcas[0-9]+[a-z]?\b|\bcsy[0-9]\b|\bcse[0-9]\b"</w:t>
      </w:r>
    </w:p>
    <w:p w14:paraId="19C1C580" w14:textId="77777777" w:rsidR="00250A80" w:rsidRDefault="00000000">
      <w:pPr>
        <w:pStyle w:val="Supplementarycode"/>
      </w:pPr>
      <w:r>
        <w:rPr>
          <w:sz w:val="13"/>
        </w:rPr>
        <w:t>RM_P = r"restriction|\bhsd[rms]|methylase_s|hsdm_n|hsdr|mrr_cat|mvai|n6_mtase|dna methylase|dna adenine methylase|cytosine-specific methyltransferase|dcm\b"</w:t>
      </w:r>
    </w:p>
    <w:p w14:paraId="39C277EC" w14:textId="77777777" w:rsidR="00250A80" w:rsidRDefault="00000000">
      <w:pPr>
        <w:pStyle w:val="Supplementarycode"/>
      </w:pPr>
      <w:r>
        <w:rPr>
          <w:sz w:val="13"/>
        </w:rPr>
        <w:t>TA_P = r"toxin-antitoxin|antitoxin|(?&lt;!tcdb)_toxin\b|-like toxin|abiei|abieii|abortive infection|\brele\b|\bhig[ab]\b|\bhic[ab]\b|\bmaz[ef]\b|\bvap[bc]\b|\byafq\b|\byafo\b|\bdinj\b|\byoeb\b|\bphd\b|mqsa"</w:t>
      </w:r>
    </w:p>
    <w:p w14:paraId="747F69F4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5710B1F2" w14:textId="77777777" w:rsidR="00250A80" w:rsidRDefault="00000000">
      <w:pPr>
        <w:pStyle w:val="Supplementarycode"/>
      </w:pPr>
      <w:r>
        <w:rPr>
          <w:sz w:val="13"/>
        </w:rPr>
        <w:t>EXCL = {"xerc", "xerd", "rnc", "vgrg", "pare", "cmr", "dnaj"}</w:t>
      </w:r>
    </w:p>
    <w:p w14:paraId="368777F1" w14:textId="77777777" w:rsidR="00250A80" w:rsidRDefault="00000000">
      <w:pPr>
        <w:pStyle w:val="Supplementarycode"/>
      </w:pPr>
      <w:r>
        <w:rPr>
          <w:sz w:val="13"/>
        </w:rPr>
        <w:t>def excluded(r):</w:t>
      </w:r>
    </w:p>
    <w:p w14:paraId="06112907" w14:textId="77777777" w:rsidR="00250A80" w:rsidRDefault="00000000">
      <w:pPr>
        <w:pStyle w:val="Supplementarycode"/>
      </w:pPr>
      <w:r>
        <w:rPr>
          <w:sz w:val="13"/>
        </w:rPr>
        <w:t xml:space="preserve">    return r.Preferred_name.lower() in EXCL</w:t>
      </w:r>
    </w:p>
    <w:p w14:paraId="5B5FA82A" w14:textId="77777777" w:rsidR="00250A80" w:rsidRDefault="00000000">
      <w:pPr>
        <w:pStyle w:val="Supplementarycode"/>
      </w:pPr>
      <w:r>
        <w:rPr>
          <w:sz w:val="13"/>
        </w:rPr>
        <w:t>def classify(r):</w:t>
      </w:r>
    </w:p>
    <w:p w14:paraId="7FC33D0E" w14:textId="77777777" w:rsidR="00250A80" w:rsidRDefault="00000000">
      <w:pPr>
        <w:pStyle w:val="Supplementarycode"/>
      </w:pPr>
      <w:r>
        <w:rPr>
          <w:sz w:val="13"/>
        </w:rPr>
        <w:t xml:space="preserve">    t = r.txt</w:t>
      </w:r>
    </w:p>
    <w:p w14:paraId="000A2E36" w14:textId="77777777" w:rsidR="00250A80" w:rsidRDefault="00000000">
      <w:pPr>
        <w:pStyle w:val="Supplementarycode"/>
      </w:pPr>
      <w:r>
        <w:rPr>
          <w:sz w:val="13"/>
        </w:rPr>
        <w:t xml:space="preserve">    if excluded(r): t = ""</w:t>
      </w:r>
    </w:p>
    <w:p w14:paraId="219B854B" w14:textId="77777777" w:rsidR="00250A80" w:rsidRDefault="00000000">
      <w:pPr>
        <w:pStyle w:val="Supplementarycode"/>
      </w:pPr>
      <w:r>
        <w:rPr>
          <w:sz w:val="13"/>
        </w:rPr>
        <w:t xml:space="preserve">    if re.search(TNP_P, t):</w:t>
      </w:r>
    </w:p>
    <w:p w14:paraId="66554026" w14:textId="77777777" w:rsidR="00250A80" w:rsidRDefault="00000000">
      <w:pPr>
        <w:pStyle w:val="Supplementarycode"/>
      </w:pPr>
      <w:r>
        <w:rPr>
          <w:sz w:val="13"/>
        </w:rPr>
        <w:t xml:space="preserve">        return "Mobilome: IS elements/transposases"</w:t>
      </w:r>
    </w:p>
    <w:p w14:paraId="6F8AD83B" w14:textId="77777777" w:rsidR="00250A80" w:rsidRDefault="00000000">
      <w:pPr>
        <w:pStyle w:val="Supplementarycode"/>
      </w:pPr>
      <w:r>
        <w:rPr>
          <w:sz w:val="13"/>
        </w:rPr>
        <w:t xml:space="preserve">    if re.search(PHAGE_P, t) or re.search(PLASMID_P, t):</w:t>
      </w:r>
    </w:p>
    <w:p w14:paraId="3C9634E3" w14:textId="77777777" w:rsidR="00250A80" w:rsidRDefault="00000000">
      <w:pPr>
        <w:pStyle w:val="Supplementarycode"/>
      </w:pPr>
      <w:r>
        <w:rPr>
          <w:sz w:val="13"/>
        </w:rPr>
        <w:t xml:space="preserve">        return "Mobilome: prophages, integrases and plasmids"</w:t>
      </w:r>
    </w:p>
    <w:p w14:paraId="6977C034" w14:textId="77777777" w:rsidR="00250A80" w:rsidRDefault="00000000">
      <w:pPr>
        <w:pStyle w:val="Supplementarycode"/>
      </w:pPr>
      <w:r>
        <w:rPr>
          <w:sz w:val="13"/>
        </w:rPr>
        <w:t xml:space="preserve">    if re.search(CRISPR_P, t) or re.search(RM_P, t) or re.search(TA_P, t):</w:t>
      </w:r>
    </w:p>
    <w:p w14:paraId="32157FA1" w14:textId="77777777" w:rsidR="00250A80" w:rsidRDefault="00000000">
      <w:pPr>
        <w:pStyle w:val="Supplementarycode"/>
      </w:pPr>
      <w:r>
        <w:rPr>
          <w:sz w:val="13"/>
        </w:rPr>
        <w:t xml:space="preserve">        return "Defence systems (CRISPR-Cas, R-M, TA)"</w:t>
      </w:r>
    </w:p>
    <w:p w14:paraId="7DCE1D2D" w14:textId="77777777" w:rsidR="00250A80" w:rsidRDefault="00000000">
      <w:pPr>
        <w:pStyle w:val="Supplementarycode"/>
      </w:pPr>
      <w:r>
        <w:rPr>
          <w:sz w:val="13"/>
        </w:rPr>
        <w:t xml:space="preserve">    cog = r.COG_category</w:t>
      </w:r>
    </w:p>
    <w:p w14:paraId="67423172" w14:textId="77777777" w:rsidR="00250A80" w:rsidRDefault="00000000">
      <w:pPr>
        <w:pStyle w:val="Supplementarycode"/>
      </w:pPr>
      <w:r>
        <w:rPr>
          <w:sz w:val="13"/>
        </w:rPr>
        <w:t xml:space="preserve">    if not re.fullmatch(r"[A-Z]+", cog) or cog[0] in "SR":</w:t>
      </w:r>
    </w:p>
    <w:p w14:paraId="716FC40B" w14:textId="77777777" w:rsidR="00250A80" w:rsidRDefault="00000000">
      <w:pPr>
        <w:pStyle w:val="Supplementarycode"/>
      </w:pPr>
      <w:r>
        <w:rPr>
          <w:sz w:val="13"/>
        </w:rPr>
        <w:t xml:space="preserve">        return "Unknown / poorly characterized"</w:t>
      </w:r>
    </w:p>
    <w:p w14:paraId="67C0CDD5" w14:textId="77777777" w:rsidR="00250A80" w:rsidRDefault="00000000">
      <w:pPr>
        <w:pStyle w:val="Supplementarycode"/>
      </w:pPr>
      <w:r>
        <w:rPr>
          <w:sz w:val="13"/>
        </w:rPr>
        <w:t xml:space="preserve">    c = cog[0]</w:t>
      </w:r>
    </w:p>
    <w:p w14:paraId="6AA55DAF" w14:textId="77777777" w:rsidR="00250A80" w:rsidRDefault="00000000">
      <w:pPr>
        <w:pStyle w:val="Supplementarycode"/>
      </w:pPr>
      <w:r>
        <w:rPr>
          <w:sz w:val="13"/>
        </w:rPr>
        <w:t xml:space="preserve">    if c == "M":</w:t>
      </w:r>
    </w:p>
    <w:p w14:paraId="650805B2" w14:textId="77777777" w:rsidR="00250A80" w:rsidRDefault="00000000">
      <w:pPr>
        <w:pStyle w:val="Supplementarycode"/>
      </w:pPr>
      <w:r>
        <w:rPr>
          <w:sz w:val="13"/>
        </w:rPr>
        <w:t xml:space="preserve">        return "Cell envelope biogenesis (M)"</w:t>
      </w:r>
    </w:p>
    <w:p w14:paraId="7FCF78EB" w14:textId="77777777" w:rsidR="00250A80" w:rsidRDefault="00000000">
      <w:pPr>
        <w:pStyle w:val="Supplementarycode"/>
      </w:pPr>
      <w:r>
        <w:rPr>
          <w:sz w:val="13"/>
        </w:rPr>
        <w:t xml:space="preserve">    if c in "TK":</w:t>
      </w:r>
    </w:p>
    <w:p w14:paraId="555EC7DB" w14:textId="77777777" w:rsidR="00250A80" w:rsidRDefault="00000000">
      <w:pPr>
        <w:pStyle w:val="Supplementarycode"/>
      </w:pPr>
      <w:r>
        <w:rPr>
          <w:sz w:val="13"/>
        </w:rPr>
        <w:t xml:space="preserve">        return "Signal transduction and transcription (T, K)"</w:t>
      </w:r>
    </w:p>
    <w:p w14:paraId="3025F965" w14:textId="77777777" w:rsidR="00250A80" w:rsidRDefault="00000000">
      <w:pPr>
        <w:pStyle w:val="Supplementarycode"/>
      </w:pPr>
      <w:r>
        <w:rPr>
          <w:sz w:val="13"/>
        </w:rPr>
        <w:t xml:space="preserve">    if c in "PU":</w:t>
      </w:r>
    </w:p>
    <w:p w14:paraId="3BDD738E" w14:textId="77777777" w:rsidR="00250A80" w:rsidRDefault="00000000">
      <w:pPr>
        <w:pStyle w:val="Supplementarycode"/>
      </w:pPr>
      <w:r>
        <w:rPr>
          <w:sz w:val="13"/>
        </w:rPr>
        <w:t xml:space="preserve">        return "Inorganic ion transport and secretion (P, U)"</w:t>
      </w:r>
    </w:p>
    <w:p w14:paraId="39A6DC96" w14:textId="77777777" w:rsidR="00250A80" w:rsidRDefault="00000000">
      <w:pPr>
        <w:pStyle w:val="Supplementarycode"/>
      </w:pPr>
      <w:r>
        <w:rPr>
          <w:sz w:val="13"/>
        </w:rPr>
        <w:t xml:space="preserve">    if c in "CEFGHIQ":</w:t>
      </w:r>
    </w:p>
    <w:p w14:paraId="516943B4" w14:textId="77777777" w:rsidR="00250A80" w:rsidRDefault="00000000">
      <w:pPr>
        <w:pStyle w:val="Supplementarycode"/>
      </w:pPr>
      <w:r>
        <w:rPr>
          <w:sz w:val="13"/>
        </w:rPr>
        <w:t xml:space="preserve">        return "Metabolism (C, E, F, G, H, I, Q)"</w:t>
      </w:r>
    </w:p>
    <w:p w14:paraId="4E5728BB" w14:textId="77777777" w:rsidR="00250A80" w:rsidRDefault="00000000">
      <w:pPr>
        <w:pStyle w:val="Supplementarycode"/>
      </w:pPr>
      <w:r>
        <w:rPr>
          <w:sz w:val="13"/>
        </w:rPr>
        <w:t xml:space="preserve">    return "Other characterized functions"</w:t>
      </w:r>
    </w:p>
    <w:p w14:paraId="00C26DB2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3DF6FE63" w14:textId="77777777" w:rsidR="00250A80" w:rsidRDefault="00000000">
      <w:pPr>
        <w:pStyle w:val="Supplementarycode"/>
      </w:pPr>
      <w:r>
        <w:rPr>
          <w:sz w:val="13"/>
        </w:rPr>
        <w:t>def subclass(r):</w:t>
      </w:r>
    </w:p>
    <w:p w14:paraId="4789E2B3" w14:textId="77777777" w:rsidR="00250A80" w:rsidRDefault="00000000">
      <w:pPr>
        <w:pStyle w:val="Supplementarycode"/>
      </w:pPr>
      <w:r>
        <w:rPr>
          <w:sz w:val="13"/>
        </w:rPr>
        <w:t xml:space="preserve">    t = r.txt</w:t>
      </w:r>
    </w:p>
    <w:p w14:paraId="0FCABDF4" w14:textId="77777777" w:rsidR="00250A80" w:rsidRDefault="00000000">
      <w:pPr>
        <w:pStyle w:val="Supplementarycode"/>
      </w:pPr>
      <w:r>
        <w:rPr>
          <w:sz w:val="13"/>
        </w:rPr>
        <w:t xml:space="preserve">    if excluded(r): return ""</w:t>
      </w:r>
    </w:p>
    <w:p w14:paraId="6FE5F3B5" w14:textId="77777777" w:rsidR="00250A80" w:rsidRDefault="00000000">
      <w:pPr>
        <w:pStyle w:val="Supplementarycode"/>
      </w:pPr>
      <w:r>
        <w:rPr>
          <w:sz w:val="13"/>
        </w:rPr>
        <w:t xml:space="preserve">    if re.search(CRISPR_P, t): return "CRISPR-Cas"</w:t>
      </w:r>
    </w:p>
    <w:p w14:paraId="63C35E30" w14:textId="77777777" w:rsidR="00250A80" w:rsidRDefault="00000000">
      <w:pPr>
        <w:pStyle w:val="Supplementarycode"/>
      </w:pPr>
      <w:r>
        <w:rPr>
          <w:sz w:val="13"/>
        </w:rPr>
        <w:t xml:space="preserve">    if re.search(RM_P, t): return "Restriction-modification"</w:t>
      </w:r>
    </w:p>
    <w:p w14:paraId="590145F5" w14:textId="77777777" w:rsidR="00250A80" w:rsidRDefault="00000000">
      <w:pPr>
        <w:pStyle w:val="Supplementarycode"/>
      </w:pPr>
      <w:r>
        <w:rPr>
          <w:sz w:val="13"/>
        </w:rPr>
        <w:t xml:space="preserve">    if re.search(TA_P, t): return "Toxin-antitoxin / abortive infection"</w:t>
      </w:r>
    </w:p>
    <w:p w14:paraId="20E59EC6" w14:textId="77777777" w:rsidR="00250A80" w:rsidRDefault="00000000">
      <w:pPr>
        <w:pStyle w:val="Supplementarycode"/>
      </w:pPr>
      <w:r>
        <w:rPr>
          <w:sz w:val="13"/>
        </w:rPr>
        <w:t xml:space="preserve">    if re.search(TNP_P, t): return "Transposase / IS element"</w:t>
      </w:r>
    </w:p>
    <w:p w14:paraId="2408D272" w14:textId="77777777" w:rsidR="00250A80" w:rsidRDefault="00000000">
      <w:pPr>
        <w:pStyle w:val="Supplementarycode"/>
      </w:pPr>
      <w:r>
        <w:rPr>
          <w:sz w:val="13"/>
        </w:rPr>
        <w:t xml:space="preserve">    if re.search(r"integrase|recombinase|resolvase|excisionase|phage_int|\bxis\b", t): return "Integrase / recombinase"</w:t>
      </w:r>
    </w:p>
    <w:p w14:paraId="017E21F4" w14:textId="77777777" w:rsidR="00250A80" w:rsidRDefault="00000000">
      <w:pPr>
        <w:pStyle w:val="Supplementarycode"/>
      </w:pPr>
      <w:r>
        <w:rPr>
          <w:sz w:val="13"/>
        </w:rPr>
        <w:t xml:space="preserve">    if re.search(PHAGE_P, t): return "Phage structural / lysis"</w:t>
      </w:r>
    </w:p>
    <w:p w14:paraId="5EE94C81" w14:textId="77777777" w:rsidR="00250A80" w:rsidRDefault="00000000">
      <w:pPr>
        <w:pStyle w:val="Supplementarycode"/>
      </w:pPr>
      <w:r>
        <w:rPr>
          <w:sz w:val="13"/>
        </w:rPr>
        <w:t xml:space="preserve">    if re.search(PLASMID_P, t): return "Plasmid / conjugation"</w:t>
      </w:r>
    </w:p>
    <w:p w14:paraId="3728D9EA" w14:textId="77777777" w:rsidR="00250A80" w:rsidRDefault="00000000">
      <w:pPr>
        <w:pStyle w:val="Supplementarycode"/>
      </w:pPr>
      <w:r>
        <w:rPr>
          <w:sz w:val="13"/>
        </w:rPr>
        <w:t xml:space="preserve">    return ""</w:t>
      </w:r>
    </w:p>
    <w:p w14:paraId="353CBE46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765C5C37" w14:textId="77777777" w:rsidR="00250A80" w:rsidRDefault="00000000">
      <w:pPr>
        <w:pStyle w:val="Supplementarycode"/>
      </w:pPr>
      <w:r>
        <w:rPr>
          <w:sz w:val="13"/>
        </w:rPr>
        <w:t>m["Functional_class"] = m.apply(classify, axis=1)</w:t>
      </w:r>
    </w:p>
    <w:p w14:paraId="504AB38C" w14:textId="77777777" w:rsidR="00250A80" w:rsidRDefault="00000000">
      <w:pPr>
        <w:pStyle w:val="Supplementarycode"/>
      </w:pPr>
      <w:r>
        <w:rPr>
          <w:sz w:val="13"/>
        </w:rPr>
        <w:t>m["Mobilome_defence_subclass"] = m.apply(subclass, axis=1)</w:t>
      </w:r>
    </w:p>
    <w:p w14:paraId="5CD6EE94" w14:textId="77777777" w:rsidR="00250A80" w:rsidRDefault="00000000">
      <w:pPr>
        <w:pStyle w:val="Supplementarycode"/>
      </w:pPr>
      <w:r>
        <w:rPr>
          <w:sz w:val="13"/>
        </w:rPr>
        <w:t>CLASS_ORDER = ["Mobilome: IS elements/transposases", "Mobilome: prophages, integrases and plasmids",</w:t>
      </w:r>
    </w:p>
    <w:p w14:paraId="3C8B931C" w14:textId="77777777" w:rsidR="00250A80" w:rsidRDefault="00000000">
      <w:pPr>
        <w:pStyle w:val="Supplementarycode"/>
      </w:pPr>
      <w:r>
        <w:rPr>
          <w:sz w:val="13"/>
        </w:rPr>
        <w:t xml:space="preserve">               "Defence systems (CRISPR-Cas, R-M, TA)", "Cell envelope biogenesis (M)",</w:t>
      </w:r>
    </w:p>
    <w:p w14:paraId="51976FDD" w14:textId="77777777" w:rsidR="00250A80" w:rsidRDefault="00000000">
      <w:pPr>
        <w:pStyle w:val="Supplementarycode"/>
      </w:pPr>
      <w:r>
        <w:rPr>
          <w:sz w:val="13"/>
        </w:rPr>
        <w:t xml:space="preserve">               "Signal transduction and transcription (T, K)", "Inorganic ion transport and secretion (P, U)",</w:t>
      </w:r>
    </w:p>
    <w:p w14:paraId="39AB5132" w14:textId="77777777" w:rsidR="00250A80" w:rsidRDefault="00000000">
      <w:pPr>
        <w:pStyle w:val="Supplementarycode"/>
      </w:pPr>
      <w:r>
        <w:rPr>
          <w:sz w:val="13"/>
        </w:rPr>
        <w:t xml:space="preserve">               "Metabolism (C, E, F, G, H, I, Q)", "Other characterized functions", "Unknown / poorly characterized"]</w:t>
      </w:r>
    </w:p>
    <w:p w14:paraId="7C56B1D1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24F0AA25" w14:textId="77777777" w:rsidR="00250A80" w:rsidRDefault="00000000">
      <w:pPr>
        <w:pStyle w:val="Supplementarycode"/>
      </w:pPr>
      <w:r>
        <w:rPr>
          <w:sz w:val="13"/>
        </w:rPr>
        <w:t># IS family assignment from Pfam domain / description</w:t>
      </w:r>
    </w:p>
    <w:p w14:paraId="3FBC13CD" w14:textId="77777777" w:rsidR="00250A80" w:rsidRDefault="00000000">
      <w:pPr>
        <w:pStyle w:val="Supplementarycode"/>
      </w:pPr>
      <w:r>
        <w:rPr>
          <w:sz w:val="13"/>
        </w:rPr>
        <w:t>IS_RULES = [("IS66", r"is66|zf-is66|dde_tnp_is66"), ("IS4/IS5 (DDE_Tnp_1)", r"dde_tnp_1\b|dde_tnp_1,|dde_tnp_1$|dimer_tnp_tn5|is4|is5\b|tnp_dna_bind"),</w:t>
      </w:r>
    </w:p>
    <w:p w14:paraId="2D506874" w14:textId="77777777" w:rsidR="00250A80" w:rsidRDefault="00000000">
      <w:pPr>
        <w:pStyle w:val="Supplementarycode"/>
      </w:pPr>
      <w:r>
        <w:rPr>
          <w:sz w:val="13"/>
        </w:rPr>
        <w:t xml:space="preserve">            ("IS3/IS911", r"is3|is911|hth_tnp_1|rve_3|hth_21|cog2801|cog2963"), ("IS21", r"is21|istb|cog4584"),</w:t>
      </w:r>
    </w:p>
    <w:p w14:paraId="00C400D6" w14:textId="77777777" w:rsidR="00250A80" w:rsidRDefault="00000000">
      <w:pPr>
        <w:pStyle w:val="Supplementarycode"/>
      </w:pPr>
      <w:r>
        <w:rPr>
          <w:sz w:val="13"/>
        </w:rPr>
        <w:t xml:space="preserve">            ("IS110", r"is110|dedd_tnp_is110|transposase_20"), ("IS200/IS605", r"is200|is605|y1_tnp|orfb|cog1943"),</w:t>
      </w:r>
    </w:p>
    <w:p w14:paraId="7A60CB49" w14:textId="77777777" w:rsidR="00250A80" w:rsidRDefault="00000000">
      <w:pPr>
        <w:pStyle w:val="Supplementarycode"/>
      </w:pPr>
      <w:r>
        <w:rPr>
          <w:sz w:val="13"/>
        </w:rPr>
        <w:t xml:space="preserve">            ("IS91", r"is91|y2_tnp"), ("IS1595/ISXO2", r"is1595|isxo2"), ("IS256/MULE", r"is256|transposase_mut|mule"),</w:t>
      </w:r>
    </w:p>
    <w:p w14:paraId="6E639C8A" w14:textId="77777777" w:rsidR="00250A80" w:rsidRDefault="00000000">
      <w:pPr>
        <w:pStyle w:val="Supplementarycode"/>
      </w:pPr>
      <w:r>
        <w:rPr>
          <w:sz w:val="13"/>
        </w:rPr>
        <w:t xml:space="preserve">            ("IS30/IS630", r"is30|is630|hth_tnp_tc|dde_3")]</w:t>
      </w:r>
    </w:p>
    <w:p w14:paraId="7E794A99" w14:textId="77777777" w:rsidR="00250A80" w:rsidRDefault="00000000">
      <w:pPr>
        <w:pStyle w:val="Supplementarycode"/>
      </w:pPr>
      <w:r>
        <w:rPr>
          <w:sz w:val="13"/>
        </w:rPr>
        <w:t>def isfam(t):</w:t>
      </w:r>
    </w:p>
    <w:p w14:paraId="0E2FC227" w14:textId="77777777" w:rsidR="00250A80" w:rsidRDefault="00000000">
      <w:pPr>
        <w:pStyle w:val="Supplementarycode"/>
      </w:pPr>
      <w:r>
        <w:rPr>
          <w:sz w:val="13"/>
        </w:rPr>
        <w:t xml:space="preserve">    for k, p in IS_RULES:</w:t>
      </w:r>
    </w:p>
    <w:p w14:paraId="5937FB4D" w14:textId="77777777" w:rsidR="00250A80" w:rsidRDefault="00000000">
      <w:pPr>
        <w:pStyle w:val="Supplementarycode"/>
      </w:pPr>
      <w:r>
        <w:rPr>
          <w:sz w:val="13"/>
        </w:rPr>
        <w:t xml:space="preserve">        if re.search(p, t): return k</w:t>
      </w:r>
    </w:p>
    <w:p w14:paraId="53B0AE76" w14:textId="77777777" w:rsidR="00250A80" w:rsidRDefault="00000000">
      <w:pPr>
        <w:pStyle w:val="Supplementarycode"/>
      </w:pPr>
      <w:r>
        <w:rPr>
          <w:sz w:val="13"/>
        </w:rPr>
        <w:t xml:space="preserve">    return "Unassigned transposase"</w:t>
      </w:r>
    </w:p>
    <w:p w14:paraId="3C21B783" w14:textId="77777777" w:rsidR="00250A80" w:rsidRDefault="00000000">
      <w:pPr>
        <w:pStyle w:val="Supplementarycode"/>
      </w:pPr>
      <w:r>
        <w:rPr>
          <w:sz w:val="13"/>
        </w:rPr>
        <w:t>m["IS_family"] = np.where(m.Mobilome_defence_subclass == "Transposase / IS element", m.txt.map(isfam), "")</w:t>
      </w:r>
    </w:p>
    <w:p w14:paraId="748A03D7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6DC2347B" w14:textId="77777777" w:rsidR="00250A80" w:rsidRDefault="00000000">
      <w:pPr>
        <w:pStyle w:val="Supplementarycode"/>
      </w:pPr>
      <w:r>
        <w:rPr>
          <w:sz w:val="13"/>
        </w:rPr>
        <w:t># ---------------- class composition ----------------</w:t>
      </w:r>
    </w:p>
    <w:p w14:paraId="4E6449BE" w14:textId="77777777" w:rsidR="00250A80" w:rsidRDefault="00000000">
      <w:pPr>
        <w:pStyle w:val="Supplementarycode"/>
      </w:pPr>
      <w:r>
        <w:rPr>
          <w:sz w:val="13"/>
        </w:rPr>
        <w:t>comp = pd.crosstab(m.Functional_class, m.Genome_category).reindex(CLASS_ORDER).reindex(columns=CATS).fillna(0).astype(int)</w:t>
      </w:r>
    </w:p>
    <w:p w14:paraId="786DEFFC" w14:textId="77777777" w:rsidR="00250A80" w:rsidRDefault="00000000">
      <w:pPr>
        <w:pStyle w:val="Supplementarycode"/>
      </w:pPr>
      <w:r>
        <w:rPr>
          <w:sz w:val="13"/>
        </w:rPr>
        <w:t>ss = m[m.Genome_category == "Strain-specific"]</w:t>
      </w:r>
    </w:p>
    <w:p w14:paraId="2C9CA151" w14:textId="77777777" w:rsidR="00250A80" w:rsidRDefault="00000000">
      <w:pPr>
        <w:pStyle w:val="Supplementarycode"/>
      </w:pPr>
      <w:r>
        <w:rPr>
          <w:sz w:val="13"/>
        </w:rPr>
        <w:t>comp_strain = pd.crosstab(ss.Functional_class, ss.Strain).reindex(CLASS_ORDER).reindex(columns=STRAINS).fillna(0).astype(int)</w:t>
      </w:r>
    </w:p>
    <w:p w14:paraId="0FE56331" w14:textId="77777777" w:rsidR="00250A80" w:rsidRDefault="00000000">
      <w:pPr>
        <w:pStyle w:val="Supplementarycode"/>
      </w:pPr>
      <w:r>
        <w:rPr>
          <w:sz w:val="13"/>
        </w:rPr>
        <w:t>R["class_by_compartment"] = comp.to_dict()</w:t>
      </w:r>
    </w:p>
    <w:p w14:paraId="6E1AFC34" w14:textId="77777777" w:rsidR="00250A80" w:rsidRDefault="00000000">
      <w:pPr>
        <w:pStyle w:val="Supplementarycode"/>
      </w:pPr>
      <w:r>
        <w:rPr>
          <w:sz w:val="13"/>
        </w:rPr>
        <w:t>R["class_by_strain"] = comp_strain.to_dict()</w:t>
      </w:r>
    </w:p>
    <w:p w14:paraId="1C4A59F1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6B69408C" w14:textId="77777777" w:rsidR="00250A80" w:rsidRDefault="00000000">
      <w:pPr>
        <w:pStyle w:val="Supplementarycode"/>
      </w:pPr>
      <w:r>
        <w:rPr>
          <w:sz w:val="13"/>
        </w:rPr>
        <w:t>sub_strain = pd.crosstab(ss.Mobilome_defence_subclass, ss.Strain).drop(index="", errors="ignore").reindex(columns=STRAINS).fillna(0).astype(int)</w:t>
      </w:r>
    </w:p>
    <w:p w14:paraId="3FDE3E6F" w14:textId="77777777" w:rsidR="00250A80" w:rsidRDefault="00000000">
      <w:pPr>
        <w:pStyle w:val="Supplementarycode"/>
      </w:pPr>
      <w:r>
        <w:rPr>
          <w:sz w:val="13"/>
        </w:rPr>
        <w:t>sub_comp = pd.crosstab(m.Mobilome_defence_subclass, m.Genome_category).drop(index="", errors="ignore").reindex(columns=CATS).fillna(0).astype(int)</w:t>
      </w:r>
    </w:p>
    <w:p w14:paraId="4C0E00AA" w14:textId="77777777" w:rsidR="00250A80" w:rsidRDefault="00000000">
      <w:pPr>
        <w:pStyle w:val="Supplementarycode"/>
      </w:pPr>
      <w:r>
        <w:rPr>
          <w:sz w:val="13"/>
        </w:rPr>
        <w:t>is_strain = pd.crosstab(ss[ss.IS_family != ""].IS_family, ss[ss.IS_family != ""].Strain).reindex(columns=STRAINS).fillna(0).astype(int)</w:t>
      </w:r>
    </w:p>
    <w:p w14:paraId="503C5984" w14:textId="77777777" w:rsidR="00250A80" w:rsidRDefault="00000000">
      <w:pPr>
        <w:pStyle w:val="Supplementarycode"/>
      </w:pPr>
      <w:r>
        <w:rPr>
          <w:sz w:val="13"/>
        </w:rPr>
        <w:t>R["subclass_by_strain"] = sub_strain.to_dict(); R["subclass_by_compartment"] = sub_comp.to_dict(); R["IS_by_strain"] = is_strain.to_dict()</w:t>
      </w:r>
    </w:p>
    <w:p w14:paraId="3642FC0A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42CBD25E" w14:textId="77777777" w:rsidR="00250A80" w:rsidRDefault="00000000">
      <w:pPr>
        <w:pStyle w:val="Supplementarycode"/>
      </w:pPr>
      <w:r>
        <w:rPr>
          <w:sz w:val="13"/>
        </w:rPr>
        <w:t># mobilome tests</w:t>
      </w:r>
    </w:p>
    <w:p w14:paraId="2052259C" w14:textId="77777777" w:rsidR="00250A80" w:rsidRDefault="00000000">
      <w:pPr>
        <w:pStyle w:val="Supplementarycode"/>
      </w:pPr>
      <w:r>
        <w:rPr>
          <w:sz w:val="13"/>
        </w:rPr>
        <w:t>mob = m.Functional_class.str.startswith("Mobilome")</w:t>
      </w:r>
    </w:p>
    <w:p w14:paraId="0A7993C3" w14:textId="77777777" w:rsidR="00250A80" w:rsidRDefault="00000000">
      <w:pPr>
        <w:pStyle w:val="Supplementarycode"/>
      </w:pPr>
      <w:r>
        <w:rPr>
          <w:sz w:val="13"/>
        </w:rPr>
        <w:t>ism = m.Functional_class == "Mobilome: IS elements/transposases"</w:t>
      </w:r>
    </w:p>
    <w:p w14:paraId="75265B41" w14:textId="77777777" w:rsidR="00250A80" w:rsidRDefault="00000000">
      <w:pPr>
        <w:pStyle w:val="Supplementarycode"/>
      </w:pPr>
      <w:r>
        <w:rPr>
          <w:sz w:val="13"/>
        </w:rPr>
        <w:t>tests = []</w:t>
      </w:r>
    </w:p>
    <w:p w14:paraId="5B87CE63" w14:textId="77777777" w:rsidR="00250A80" w:rsidRDefault="00000000">
      <w:pPr>
        <w:pStyle w:val="Supplementarycode"/>
      </w:pPr>
      <w:r>
        <w:rPr>
          <w:sz w:val="13"/>
        </w:rPr>
        <w:t>def fisher_row(name, a, b, c, d, desc):</w:t>
      </w:r>
    </w:p>
    <w:p w14:paraId="04059CE3" w14:textId="77777777" w:rsidR="00250A80" w:rsidRDefault="00000000">
      <w:pPr>
        <w:pStyle w:val="Supplementarycode"/>
      </w:pPr>
      <w:r>
        <w:rPr>
          <w:sz w:val="13"/>
        </w:rPr>
        <w:t xml:space="preserve">    o, p = fisher_exact([[a, b], [c, d]])</w:t>
      </w:r>
    </w:p>
    <w:p w14:paraId="666059AC" w14:textId="77777777" w:rsidR="00250A80" w:rsidRDefault="00000000">
      <w:pPr>
        <w:pStyle w:val="Supplementarycode"/>
      </w:pPr>
      <w:r>
        <w:rPr>
          <w:sz w:val="13"/>
        </w:rPr>
        <w:lastRenderedPageBreak/>
        <w:t xml:space="preserve">    tests.append(dict(Test=name, Description=desc, a=a, b=b, c=c, d=d, odds_ratio=o, p_value=p))</w:t>
      </w:r>
    </w:p>
    <w:p w14:paraId="195D17F1" w14:textId="77777777" w:rsidR="00250A80" w:rsidRDefault="00000000">
      <w:pPr>
        <w:pStyle w:val="Supplementarycode"/>
      </w:pPr>
      <w:r>
        <w:rPr>
          <w:sz w:val="13"/>
        </w:rPr>
        <w:t>for lab, mask in [("Mobilome (all)", mob), ("IS elements/transposases", ism)]:</w:t>
      </w:r>
    </w:p>
    <w:p w14:paraId="236C4714" w14:textId="77777777" w:rsidR="00250A80" w:rsidRDefault="00000000">
      <w:pPr>
        <w:pStyle w:val="Supplementarycode"/>
      </w:pPr>
      <w:r>
        <w:rPr>
          <w:sz w:val="13"/>
        </w:rPr>
        <w:t xml:space="preserve">    sS = (m.Genome_category == "Strain-specific"); sC = (m.Genome_category == "Core"); sA = (m.Genome_category == "Accessory")</w:t>
      </w:r>
    </w:p>
    <w:p w14:paraId="0BEF8B88" w14:textId="77777777" w:rsidR="00250A80" w:rsidRDefault="00000000">
      <w:pPr>
        <w:pStyle w:val="Supplementarycode"/>
      </w:pPr>
      <w:r>
        <w:rPr>
          <w:sz w:val="13"/>
        </w:rPr>
        <w:t xml:space="preserve">    fisher_row(f"{lab}: strain-specific vs core", int((mask &amp; sS).sum()), int((~mask &amp; sS).sum()), int((mask &amp; sC).sum()), int((~mask &amp; sC).sum()), "[[SS with, SS without],[Core with, Core without]]")</w:t>
      </w:r>
    </w:p>
    <w:p w14:paraId="7FC89BE5" w14:textId="77777777" w:rsidR="00250A80" w:rsidRDefault="00000000">
      <w:pPr>
        <w:pStyle w:val="Supplementarycode"/>
      </w:pPr>
      <w:r>
        <w:rPr>
          <w:sz w:val="13"/>
        </w:rPr>
        <w:t xml:space="preserve">    fisher_row(f"{lab}: accessory vs core", int((mask &amp; sA).sum()), int((~mask &amp; sA).sum()), int((mask &amp; sC).sum()), int((~mask &amp; sC).sum()), "[[Acc with, Acc without],[Core with, Core without]]")</w:t>
      </w:r>
    </w:p>
    <w:p w14:paraId="4E11A8EF" w14:textId="77777777" w:rsidR="00250A80" w:rsidRDefault="00000000">
      <w:pPr>
        <w:pStyle w:val="Supplementarycode"/>
      </w:pPr>
      <w:r>
        <w:rPr>
          <w:sz w:val="13"/>
        </w:rPr>
        <w:t xml:space="preserve">    h = sS &amp; m.Strain.isin(HADAL); nh = sS &amp; ~m.Strain.isin(HADAL)</w:t>
      </w:r>
    </w:p>
    <w:p w14:paraId="168AC5B3" w14:textId="77777777" w:rsidR="00250A80" w:rsidRDefault="00000000">
      <w:pPr>
        <w:pStyle w:val="Supplementarycode"/>
      </w:pPr>
      <w:r>
        <w:rPr>
          <w:sz w:val="13"/>
        </w:rPr>
        <w:t xml:space="preserve">    fisher_row(f"{lab}: hadal vs non-hadal strain-specific", int((mask &amp; h).sum()), int((~mask &amp; h).sum()), int((mask &amp; nh).sum()), int((~mask &amp; nh).sum()), "[[hadal SS with, without],[non-hadal SS with, without]]")</w:t>
      </w:r>
    </w:p>
    <w:p w14:paraId="64CF1494" w14:textId="77777777" w:rsidR="00250A80" w:rsidRDefault="00000000">
      <w:pPr>
        <w:pStyle w:val="Supplementarycode"/>
      </w:pPr>
      <w:r>
        <w:rPr>
          <w:sz w:val="13"/>
        </w:rPr>
        <w:t>defm = m.Functional_class.str.startswith("Defence")</w:t>
      </w:r>
    </w:p>
    <w:p w14:paraId="77556693" w14:textId="77777777" w:rsidR="00250A80" w:rsidRDefault="00000000">
      <w:pPr>
        <w:pStyle w:val="Supplementarycode"/>
      </w:pPr>
      <w:r>
        <w:rPr>
          <w:sz w:val="13"/>
        </w:rPr>
        <w:t>sS = (m.Genome_category == "Strain-specific"); h = sS &amp; m.Strain.isin(HADAL); nh = sS &amp; ~m.Strain.isin(HADAL)</w:t>
      </w:r>
    </w:p>
    <w:p w14:paraId="224D1C6D" w14:textId="77777777" w:rsidR="00250A80" w:rsidRDefault="00000000">
      <w:pPr>
        <w:pStyle w:val="Supplementarycode"/>
      </w:pPr>
      <w:r>
        <w:rPr>
          <w:sz w:val="13"/>
        </w:rPr>
        <w:t>fisher_row("Defence: hadal vs non-hadal strain-specific", int((defm &amp; h).sum()), int((~defm &amp; h).sum()), int((defm &amp; nh).sum()), int((~defm &amp; nh).sum()), "[[hadal SS with, without],[non-hadal SS with, without]]")</w:t>
      </w:r>
    </w:p>
    <w:p w14:paraId="0348415E" w14:textId="77777777" w:rsidR="00250A80" w:rsidRDefault="00000000">
      <w:pPr>
        <w:pStyle w:val="Supplementarycode"/>
      </w:pPr>
      <w:r>
        <w:rPr>
          <w:sz w:val="13"/>
        </w:rPr>
        <w:t>unk = m.Functional_class.str.startswith("Unknown")</w:t>
      </w:r>
    </w:p>
    <w:p w14:paraId="0600565E" w14:textId="77777777" w:rsidR="00250A80" w:rsidRDefault="00000000">
      <w:pPr>
        <w:pStyle w:val="Supplementarycode"/>
      </w:pPr>
      <w:r>
        <w:rPr>
          <w:sz w:val="13"/>
        </w:rPr>
        <w:t>fisher_row("Unknown: strain-specific vs core", int((unk &amp; sS).sum()), int((~unk &amp; sS).sum()), int((unk &amp; (m.Genome_category == 'Core')).sum()), int((~unk &amp; (m.Genome_category == 'Core')).sum()), "[[SS with, without],[Core with, without]]")</w:t>
      </w:r>
    </w:p>
    <w:p w14:paraId="55FE15DD" w14:textId="77777777" w:rsidR="00250A80" w:rsidRDefault="00000000">
      <w:pPr>
        <w:pStyle w:val="Supplementarycode"/>
      </w:pPr>
      <w:r>
        <w:rPr>
          <w:sz w:val="13"/>
        </w:rPr>
        <w:t>tests = pd.DataFrame(tests)</w:t>
      </w:r>
    </w:p>
    <w:p w14:paraId="0F999539" w14:textId="77777777" w:rsidR="00250A80" w:rsidRDefault="00000000">
      <w:pPr>
        <w:pStyle w:val="Supplementarycode"/>
      </w:pPr>
      <w:r>
        <w:rPr>
          <w:sz w:val="13"/>
        </w:rPr>
        <w:t>tests["p_BH"] = multipletests(tests.p_value, method="fdr_bh")[1]</w:t>
      </w:r>
    </w:p>
    <w:p w14:paraId="11FE5D03" w14:textId="77777777" w:rsidR="00250A80" w:rsidRDefault="00000000">
      <w:pPr>
        <w:pStyle w:val="Supplementarycode"/>
      </w:pPr>
      <w:r>
        <w:rPr>
          <w:sz w:val="13"/>
        </w:rPr>
        <w:t>R["fisher_tests"] = tests.to_dict("records")</w:t>
      </w:r>
    </w:p>
    <w:p w14:paraId="6643037F" w14:textId="77777777" w:rsidR="00250A80" w:rsidRDefault="00000000">
      <w:pPr>
        <w:pStyle w:val="Supplementarycode"/>
      </w:pPr>
      <w:r>
        <w:rPr>
          <w:sz w:val="13"/>
        </w:rPr>
        <w:t>chi = chi2_contingency(comp.values)</w:t>
      </w:r>
    </w:p>
    <w:p w14:paraId="33E9FCF3" w14:textId="77777777" w:rsidR="00250A80" w:rsidRDefault="00000000">
      <w:pPr>
        <w:pStyle w:val="Supplementarycode"/>
      </w:pPr>
      <w:r>
        <w:rPr>
          <w:sz w:val="13"/>
        </w:rPr>
        <w:t>R["chi2_class_x_compartment"] = dict(chi2=chi[0], p=chi[1], dof=chi[2])</w:t>
      </w:r>
    </w:p>
    <w:p w14:paraId="3299B9A4" w14:textId="77777777" w:rsidR="00250A80" w:rsidRDefault="00000000">
      <w:pPr>
        <w:pStyle w:val="Supplementarycode"/>
      </w:pPr>
      <w:r>
        <w:rPr>
          <w:sz w:val="13"/>
        </w:rPr>
        <w:t>chi_s = chi2_contingency(comp_strain.values)</w:t>
      </w:r>
    </w:p>
    <w:p w14:paraId="4E73875E" w14:textId="77777777" w:rsidR="00250A80" w:rsidRDefault="00000000">
      <w:pPr>
        <w:pStyle w:val="Supplementarycode"/>
      </w:pPr>
      <w:r>
        <w:rPr>
          <w:sz w:val="13"/>
        </w:rPr>
        <w:t>R["chi2_class_x_strain"] = dict(chi2=chi_s[0], p=chi_s[1], dof=chi_s[2])</w:t>
      </w:r>
    </w:p>
    <w:p w14:paraId="411D033B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1111BF5C" w14:textId="77777777" w:rsidR="00250A80" w:rsidRDefault="00000000">
      <w:pPr>
        <w:pStyle w:val="Supplementarycode"/>
      </w:pPr>
      <w:r>
        <w:rPr>
          <w:sz w:val="13"/>
        </w:rPr>
        <w:t># ---------------- COG enrichment (families counted once per letter) ----------------</w:t>
      </w:r>
    </w:p>
    <w:p w14:paraId="70E6E67D" w14:textId="77777777" w:rsidR="00250A80" w:rsidRDefault="00000000">
      <w:pPr>
        <w:pStyle w:val="Supplementarycode"/>
      </w:pPr>
      <w:r>
        <w:rPr>
          <w:sz w:val="13"/>
        </w:rPr>
        <w:t>LET = list("ABCDEFGHIJKLMNOPQSTUVWZ")</w:t>
      </w:r>
    </w:p>
    <w:p w14:paraId="652540D8" w14:textId="77777777" w:rsidR="00250A80" w:rsidRDefault="00000000">
      <w:pPr>
        <w:pStyle w:val="Supplementarycode"/>
      </w:pPr>
      <w:r>
        <w:rPr>
          <w:sz w:val="13"/>
        </w:rPr>
        <w:t>cogm = m[m.has_cog]</w:t>
      </w:r>
    </w:p>
    <w:p w14:paraId="61358CFC" w14:textId="77777777" w:rsidR="00250A80" w:rsidRDefault="00000000">
      <w:pPr>
        <w:pStyle w:val="Supplementarycode"/>
      </w:pPr>
      <w:r>
        <w:rPr>
          <w:sz w:val="13"/>
        </w:rPr>
        <w:t>rows = []</w:t>
      </w:r>
    </w:p>
    <w:p w14:paraId="5E6E9CAD" w14:textId="77777777" w:rsidR="00250A80" w:rsidRDefault="00000000">
      <w:pPr>
        <w:pStyle w:val="Supplementarycode"/>
      </w:pPr>
      <w:r>
        <w:rPr>
          <w:sz w:val="13"/>
        </w:rPr>
        <w:t>for L in LET:</w:t>
      </w:r>
    </w:p>
    <w:p w14:paraId="547D7FB9" w14:textId="77777777" w:rsidR="00250A80" w:rsidRDefault="00000000">
      <w:pPr>
        <w:pStyle w:val="Supplementarycode"/>
      </w:pPr>
      <w:r>
        <w:rPr>
          <w:sz w:val="13"/>
        </w:rPr>
        <w:t xml:space="preserve">    rec = {"COG": L}</w:t>
      </w:r>
    </w:p>
    <w:p w14:paraId="6D99C51B" w14:textId="77777777" w:rsidR="00250A80" w:rsidRDefault="00000000">
      <w:pPr>
        <w:pStyle w:val="Supplementarycode"/>
      </w:pPr>
      <w:r>
        <w:rPr>
          <w:sz w:val="13"/>
        </w:rPr>
        <w:t xml:space="preserve">    for c in CATS:</w:t>
      </w:r>
    </w:p>
    <w:p w14:paraId="3F2B8209" w14:textId="77777777" w:rsidR="00250A80" w:rsidRDefault="00000000">
      <w:pPr>
        <w:pStyle w:val="Supplementarycode"/>
      </w:pPr>
      <w:r>
        <w:rPr>
          <w:sz w:val="13"/>
        </w:rPr>
        <w:t xml:space="preserve">        s = cogm[cogm.Genome_category == c]</w:t>
      </w:r>
    </w:p>
    <w:p w14:paraId="03287C66" w14:textId="77777777" w:rsidR="00250A80" w:rsidRDefault="00000000">
      <w:pPr>
        <w:pStyle w:val="Supplementarycode"/>
      </w:pPr>
      <w:r>
        <w:rPr>
          <w:sz w:val="13"/>
        </w:rPr>
        <w:t xml:space="preserve">        rec[f"{c}_n"] = int(s.COG_category.str.contains(L).sum()); rec[f"{c}_N"] = len(s)</w:t>
      </w:r>
    </w:p>
    <w:p w14:paraId="43390276" w14:textId="77777777" w:rsidR="00250A80" w:rsidRDefault="00000000">
      <w:pPr>
        <w:pStyle w:val="Supplementarycode"/>
      </w:pPr>
      <w:r>
        <w:rPr>
          <w:sz w:val="13"/>
        </w:rPr>
        <w:t xml:space="preserve">        rec[f"{c}_pct"] = 100 * rec[f"{c}_n"] / len(s)</w:t>
      </w:r>
    </w:p>
    <w:p w14:paraId="7D20458D" w14:textId="77777777" w:rsidR="00250A80" w:rsidRDefault="00000000">
      <w:pPr>
        <w:pStyle w:val="Supplementarycode"/>
      </w:pPr>
      <w:r>
        <w:rPr>
          <w:sz w:val="13"/>
        </w:rPr>
        <w:t xml:space="preserve">    for c in ["Accessory", "Strain-specific"]:</w:t>
      </w:r>
    </w:p>
    <w:p w14:paraId="5A193D83" w14:textId="77777777" w:rsidR="00250A80" w:rsidRDefault="00000000">
      <w:pPr>
        <w:pStyle w:val="Supplementarycode"/>
      </w:pPr>
      <w:r>
        <w:rPr>
          <w:sz w:val="13"/>
        </w:rPr>
        <w:t xml:space="preserve">        a, b = rec[f"{c}_n"], rec[f"{c}_N"] - rec[f"{c}_n"]</w:t>
      </w:r>
    </w:p>
    <w:p w14:paraId="1559BE35" w14:textId="77777777" w:rsidR="00250A80" w:rsidRDefault="00000000">
      <w:pPr>
        <w:pStyle w:val="Supplementarycode"/>
      </w:pPr>
      <w:r>
        <w:rPr>
          <w:sz w:val="13"/>
        </w:rPr>
        <w:t xml:space="preserve">        cc, d = rec["Core_n"], rec["Core_N"] - rec["Core_n"]</w:t>
      </w:r>
    </w:p>
    <w:p w14:paraId="2EE2B525" w14:textId="77777777" w:rsidR="00250A80" w:rsidRDefault="00000000">
      <w:pPr>
        <w:pStyle w:val="Supplementarycode"/>
      </w:pPr>
      <w:r>
        <w:rPr>
          <w:sz w:val="13"/>
        </w:rPr>
        <w:t xml:space="preserve">        o, p = fisher_exact([[a, b], [cc, d]])</w:t>
      </w:r>
    </w:p>
    <w:p w14:paraId="4A4C27A1" w14:textId="77777777" w:rsidR="00250A80" w:rsidRDefault="00000000">
      <w:pPr>
        <w:pStyle w:val="Supplementarycode"/>
      </w:pPr>
      <w:r>
        <w:rPr>
          <w:sz w:val="13"/>
        </w:rPr>
        <w:t xml:space="preserve">        rec[f"{c}_vs_Core_OR"] = o; rec[f"{c}_vs_Core_p"] = p</w:t>
      </w:r>
    </w:p>
    <w:p w14:paraId="66992780" w14:textId="77777777" w:rsidR="00250A80" w:rsidRDefault="00000000">
      <w:pPr>
        <w:pStyle w:val="Supplementarycode"/>
      </w:pPr>
      <w:r>
        <w:rPr>
          <w:sz w:val="13"/>
        </w:rPr>
        <w:t xml:space="preserve">        rec[f"{c}_vs_Core_log2FC"] = np.log2(((a + .5) / (rec[f'{c}_N'] + 1)) / ((cc + .5) / (rec['Core_N'] + 1)))</w:t>
      </w:r>
    </w:p>
    <w:p w14:paraId="1C8D3571" w14:textId="77777777" w:rsidR="00250A80" w:rsidRDefault="00000000">
      <w:pPr>
        <w:pStyle w:val="Supplementarycode"/>
      </w:pPr>
      <w:r>
        <w:rPr>
          <w:sz w:val="13"/>
        </w:rPr>
        <w:t xml:space="preserve">    rows.append(rec)</w:t>
      </w:r>
    </w:p>
    <w:p w14:paraId="7047DEA7" w14:textId="77777777" w:rsidR="00250A80" w:rsidRDefault="00000000">
      <w:pPr>
        <w:pStyle w:val="Supplementarycode"/>
      </w:pPr>
      <w:r>
        <w:rPr>
          <w:sz w:val="13"/>
        </w:rPr>
        <w:t>cog = pd.DataFrame(rows)</w:t>
      </w:r>
    </w:p>
    <w:p w14:paraId="1035AC20" w14:textId="77777777" w:rsidR="00250A80" w:rsidRDefault="00000000">
      <w:pPr>
        <w:pStyle w:val="Supplementarycode"/>
      </w:pPr>
      <w:r>
        <w:rPr>
          <w:sz w:val="13"/>
        </w:rPr>
        <w:t>cog = cog[(cog[[f"{c}_n" for c in CATS]].sum(axis=1)) &gt; 0].reset_index(drop=True)</w:t>
      </w:r>
    </w:p>
    <w:p w14:paraId="7618FA0C" w14:textId="77777777" w:rsidR="00250A80" w:rsidRDefault="00000000">
      <w:pPr>
        <w:pStyle w:val="Supplementarycode"/>
      </w:pPr>
      <w:r>
        <w:rPr>
          <w:sz w:val="13"/>
        </w:rPr>
        <w:t>for c in ["Accessory", "Strain-specific"]:</w:t>
      </w:r>
    </w:p>
    <w:p w14:paraId="373DA7EE" w14:textId="77777777" w:rsidR="00250A80" w:rsidRDefault="00000000">
      <w:pPr>
        <w:pStyle w:val="Supplementarycode"/>
      </w:pPr>
      <w:r>
        <w:rPr>
          <w:sz w:val="13"/>
        </w:rPr>
        <w:t xml:space="preserve">    cog[f"{c}_vs_Core_q"] = multipletests(cog[f"{c}_vs_Core_p"], method="fdr_bh")[1]</w:t>
      </w:r>
    </w:p>
    <w:p w14:paraId="53601BD1" w14:textId="77777777" w:rsidR="00250A80" w:rsidRDefault="00000000">
      <w:pPr>
        <w:pStyle w:val="Supplementarycode"/>
      </w:pPr>
      <w:r>
        <w:rPr>
          <w:sz w:val="13"/>
        </w:rPr>
        <w:t>R["cog"] = cog.to_dict("records")</w:t>
      </w:r>
    </w:p>
    <w:p w14:paraId="29181045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1B34FDC3" w14:textId="77777777" w:rsidR="00250A80" w:rsidRDefault="00000000">
      <w:pPr>
        <w:pStyle w:val="Supplementarycode"/>
      </w:pPr>
      <w:r>
        <w:rPr>
          <w:sz w:val="13"/>
        </w:rPr>
        <w:t># ---------------- intersections -&gt; exact subset rarefaction ----------------</w:t>
      </w:r>
    </w:p>
    <w:p w14:paraId="5AF7DB62" w14:textId="77777777" w:rsidR="00250A80" w:rsidRDefault="00000000">
      <w:pPr>
        <w:pStyle w:val="Supplementarycode"/>
      </w:pPr>
      <w:r>
        <w:rPr>
          <w:sz w:val="13"/>
        </w:rPr>
        <w:t>inter = X["Intersections"].copy()</w:t>
      </w:r>
    </w:p>
    <w:p w14:paraId="71A82B9F" w14:textId="77777777" w:rsidR="00250A80" w:rsidRDefault="00000000">
      <w:pPr>
        <w:pStyle w:val="Supplementarycode"/>
      </w:pPr>
      <w:r>
        <w:rPr>
          <w:sz w:val="13"/>
        </w:rPr>
        <w:t>inter["set"] = inter.Combination.str.split(r" \+ ").map(frozenset)</w:t>
      </w:r>
    </w:p>
    <w:p w14:paraId="5B9E579D" w14:textId="77777777" w:rsidR="00250A80" w:rsidRDefault="00000000">
      <w:pPr>
        <w:pStyle w:val="Supplementarycode"/>
      </w:pPr>
      <w:r>
        <w:rPr>
          <w:sz w:val="13"/>
        </w:rPr>
        <w:t>fam_per = {s: int(inter[inter.set.map(lambda x: s in x)].Families.sum()) for s in STRAINS}</w:t>
      </w:r>
    </w:p>
    <w:p w14:paraId="64940EC1" w14:textId="77777777" w:rsidR="00250A80" w:rsidRDefault="00000000">
      <w:pPr>
        <w:pStyle w:val="Supplementarycode"/>
      </w:pPr>
      <w:r>
        <w:rPr>
          <w:sz w:val="13"/>
        </w:rPr>
        <w:t>R["families_per_strain"] = fam_per</w:t>
      </w:r>
    </w:p>
    <w:p w14:paraId="1F06F176" w14:textId="77777777" w:rsidR="00250A80" w:rsidRDefault="00000000">
      <w:pPr>
        <w:pStyle w:val="Supplementarycode"/>
      </w:pPr>
      <w:r>
        <w:rPr>
          <w:sz w:val="13"/>
        </w:rPr>
        <w:t>pair = {}</w:t>
      </w:r>
    </w:p>
    <w:p w14:paraId="6869EC32" w14:textId="77777777" w:rsidR="00250A80" w:rsidRDefault="00000000">
      <w:pPr>
        <w:pStyle w:val="Supplementarycode"/>
      </w:pPr>
      <w:r>
        <w:rPr>
          <w:sz w:val="13"/>
        </w:rPr>
        <w:t>for a, b in itertools.combinations(STRAINS, 2):</w:t>
      </w:r>
    </w:p>
    <w:p w14:paraId="42971A13" w14:textId="77777777" w:rsidR="00250A80" w:rsidRDefault="00000000">
      <w:pPr>
        <w:pStyle w:val="Supplementarycode"/>
      </w:pPr>
      <w:r>
        <w:rPr>
          <w:sz w:val="13"/>
        </w:rPr>
        <w:t xml:space="preserve">    sh = int(inter[inter.set.map(lambda x: a in x and b in x)].Families.sum())</w:t>
      </w:r>
    </w:p>
    <w:p w14:paraId="39D0118F" w14:textId="77777777" w:rsidR="00250A80" w:rsidRDefault="00000000">
      <w:pPr>
        <w:pStyle w:val="Supplementarycode"/>
      </w:pPr>
      <w:r>
        <w:rPr>
          <w:sz w:val="13"/>
        </w:rPr>
        <w:t xml:space="preserve">    un = int(inter[inter.set.map(lambda x: a in x or b in x)].Families.sum())</w:t>
      </w:r>
    </w:p>
    <w:p w14:paraId="7E3E7FCD" w14:textId="77777777" w:rsidR="00250A80" w:rsidRDefault="00000000">
      <w:pPr>
        <w:pStyle w:val="Supplementarycode"/>
      </w:pPr>
      <w:r>
        <w:rPr>
          <w:sz w:val="13"/>
        </w:rPr>
        <w:t xml:space="preserve">    excl = int(inter[inter.set.map(lambda x: x == frozenset([a, b]))].Families.sum())</w:t>
      </w:r>
    </w:p>
    <w:p w14:paraId="3EB9C80B" w14:textId="77777777" w:rsidR="00250A80" w:rsidRDefault="00000000">
      <w:pPr>
        <w:pStyle w:val="Supplementarycode"/>
      </w:pPr>
      <w:r>
        <w:rPr>
          <w:sz w:val="13"/>
        </w:rPr>
        <w:t xml:space="preserve">    pair[f"{a}|{b}"] = dict(shared=sh, union=un, jaccard=sh / un, exclusive_pair=excl)</w:t>
      </w:r>
    </w:p>
    <w:p w14:paraId="783C2F7A" w14:textId="77777777" w:rsidR="00250A80" w:rsidRDefault="00000000">
      <w:pPr>
        <w:pStyle w:val="Supplementarycode"/>
      </w:pPr>
      <w:r>
        <w:rPr>
          <w:sz w:val="13"/>
        </w:rPr>
        <w:t>R["pairwise"] = pair</w:t>
      </w:r>
    </w:p>
    <w:p w14:paraId="37F64139" w14:textId="77777777" w:rsidR="00250A80" w:rsidRDefault="00000000">
      <w:pPr>
        <w:pStyle w:val="Supplementarycode"/>
      </w:pPr>
      <w:r>
        <w:rPr>
          <w:sz w:val="13"/>
        </w:rPr>
        <w:t>sub = []</w:t>
      </w:r>
    </w:p>
    <w:p w14:paraId="7D3102BE" w14:textId="77777777" w:rsidR="00250A80" w:rsidRDefault="00000000">
      <w:pPr>
        <w:pStyle w:val="Supplementarycode"/>
      </w:pPr>
      <w:r>
        <w:rPr>
          <w:sz w:val="13"/>
        </w:rPr>
        <w:t>for k in range(1, 5):</w:t>
      </w:r>
    </w:p>
    <w:p w14:paraId="5C432776" w14:textId="77777777" w:rsidR="00250A80" w:rsidRDefault="00000000">
      <w:pPr>
        <w:pStyle w:val="Supplementarycode"/>
      </w:pPr>
      <w:r>
        <w:rPr>
          <w:sz w:val="13"/>
        </w:rPr>
        <w:t xml:space="preserve">    for S in itertools.combinations(STRAINS, k):</w:t>
      </w:r>
    </w:p>
    <w:p w14:paraId="174DBE33" w14:textId="77777777" w:rsidR="00250A80" w:rsidRDefault="00000000">
      <w:pPr>
        <w:pStyle w:val="Supplementarycode"/>
      </w:pPr>
      <w:r>
        <w:rPr>
          <w:sz w:val="13"/>
        </w:rPr>
        <w:t xml:space="preserve">        S = set(S)</w:t>
      </w:r>
    </w:p>
    <w:p w14:paraId="1C866653" w14:textId="77777777" w:rsidR="00250A80" w:rsidRDefault="00000000">
      <w:pPr>
        <w:pStyle w:val="Supplementarycode"/>
      </w:pPr>
      <w:r>
        <w:rPr>
          <w:sz w:val="13"/>
        </w:rPr>
        <w:t xml:space="preserve">        pan = int(inter[inter.set.map(lambda x: len(x &amp; S) &gt; 0)].Families.sum())</w:t>
      </w:r>
    </w:p>
    <w:p w14:paraId="6B102FAD" w14:textId="77777777" w:rsidR="00250A80" w:rsidRDefault="00000000">
      <w:pPr>
        <w:pStyle w:val="Supplementarycode"/>
      </w:pPr>
      <w:r>
        <w:rPr>
          <w:sz w:val="13"/>
        </w:rPr>
        <w:t xml:space="preserve">        core = int(inter[inter.set.map(lambda x: S &lt;= x)].Families.sum())</w:t>
      </w:r>
    </w:p>
    <w:p w14:paraId="67020285" w14:textId="77777777" w:rsidR="00250A80" w:rsidRDefault="00000000">
      <w:pPr>
        <w:pStyle w:val="Supplementarycode"/>
      </w:pPr>
      <w:r>
        <w:rPr>
          <w:sz w:val="13"/>
        </w:rPr>
        <w:t xml:space="preserve">        sub.append(dict(n_genomes=k, strains=" + ".join(sorted(S)), pangenome=pan, core=core))</w:t>
      </w:r>
    </w:p>
    <w:p w14:paraId="5327A020" w14:textId="77777777" w:rsidR="00250A80" w:rsidRDefault="00000000">
      <w:pPr>
        <w:pStyle w:val="Supplementarycode"/>
      </w:pPr>
      <w:r>
        <w:rPr>
          <w:sz w:val="13"/>
        </w:rPr>
        <w:t>sub = pd.DataFrame(sub)</w:t>
      </w:r>
    </w:p>
    <w:p w14:paraId="3236D679" w14:textId="77777777" w:rsidR="00250A80" w:rsidRDefault="00000000">
      <w:pPr>
        <w:pStyle w:val="Supplementarycode"/>
      </w:pPr>
      <w:r>
        <w:rPr>
          <w:sz w:val="13"/>
        </w:rPr>
        <w:t>heaps = lambda N, K, g: K * N ** g</w:t>
      </w:r>
    </w:p>
    <w:p w14:paraId="7CCEBA8B" w14:textId="77777777" w:rsidR="00250A80" w:rsidRDefault="00000000">
      <w:pPr>
        <w:pStyle w:val="Supplementarycode"/>
      </w:pPr>
      <w:r>
        <w:rPr>
          <w:sz w:val="13"/>
        </w:rPr>
        <w:t>popt, pcov = curve_fit(heaps, sub.n_genomes, sub.pangenome, p0=[3600, .3])</w:t>
      </w:r>
    </w:p>
    <w:p w14:paraId="21D7577D" w14:textId="77777777" w:rsidR="00250A80" w:rsidRDefault="00000000">
      <w:pPr>
        <w:pStyle w:val="Supplementarycode"/>
      </w:pPr>
      <w:r>
        <w:rPr>
          <w:sz w:val="13"/>
        </w:rPr>
        <w:t>perr = np.sqrt(np.diag(pcov))</w:t>
      </w:r>
    </w:p>
    <w:p w14:paraId="5D442CF3" w14:textId="77777777" w:rsidR="00250A80" w:rsidRDefault="00000000">
      <w:pPr>
        <w:pStyle w:val="Supplementarycode"/>
      </w:pPr>
      <w:r>
        <w:rPr>
          <w:sz w:val="13"/>
        </w:rPr>
        <w:t>pred = heaps(sub.n_genomes, *popt); ss_res = ((sub.pangenome - pred) ** 2).sum(); ss_tot = ((sub.pangenome - sub.pangenome.mean()) ** 2).sum()</w:t>
      </w:r>
    </w:p>
    <w:p w14:paraId="1B7D5E9D" w14:textId="77777777" w:rsidR="00250A80" w:rsidRDefault="00000000">
      <w:pPr>
        <w:pStyle w:val="Supplementarycode"/>
      </w:pPr>
      <w:r>
        <w:rPr>
          <w:sz w:val="13"/>
        </w:rPr>
        <w:t>R["heaps_panaroo"] = dict(K=popt[0], gamma=popt[1], K_se=perr[0], gamma_se=perr[1], R2=1 - ss_res / ss_tot)</w:t>
      </w:r>
    </w:p>
    <w:p w14:paraId="33A37BF0" w14:textId="77777777" w:rsidR="00250A80" w:rsidRDefault="00000000">
      <w:pPr>
        <w:pStyle w:val="Supplementarycode"/>
      </w:pPr>
      <w:r>
        <w:rPr>
          <w:sz w:val="13"/>
        </w:rPr>
        <w:t>means = sub.groupby("n_genomes")[["pangenome", "core"]].agg(["mean", "std", "min", "max"])</w:t>
      </w:r>
    </w:p>
    <w:p w14:paraId="21D663EE" w14:textId="77777777" w:rsidR="00250A80" w:rsidRDefault="00000000">
      <w:pPr>
        <w:pStyle w:val="Supplementarycode"/>
      </w:pPr>
      <w:r>
        <w:rPr>
          <w:sz w:val="13"/>
        </w:rPr>
        <w:t>R["rarefaction_means"] = {int(k): {f"{a}_{b}": float(v) for (a, b), v in row.items()} for k, row in means.iterrows()}</w:t>
      </w:r>
    </w:p>
    <w:p w14:paraId="38C46EB6" w14:textId="77777777" w:rsidR="00250A80" w:rsidRDefault="00000000">
      <w:pPr>
        <w:pStyle w:val="Supplementarycode"/>
      </w:pPr>
      <w:r>
        <w:rPr>
          <w:sz w:val="13"/>
        </w:rPr>
        <w:t># new genes added by the k-th genome (mean over all orderings)</w:t>
      </w:r>
    </w:p>
    <w:p w14:paraId="62D8205F" w14:textId="77777777" w:rsidR="00250A80" w:rsidRDefault="00000000">
      <w:pPr>
        <w:pStyle w:val="Supplementarycode"/>
      </w:pPr>
      <w:r>
        <w:rPr>
          <w:sz w:val="13"/>
        </w:rPr>
        <w:t>newg = []</w:t>
      </w:r>
    </w:p>
    <w:p w14:paraId="185EB7B4" w14:textId="77777777" w:rsidR="00250A80" w:rsidRDefault="00000000">
      <w:pPr>
        <w:pStyle w:val="Supplementarycode"/>
      </w:pPr>
      <w:r>
        <w:rPr>
          <w:sz w:val="13"/>
        </w:rPr>
        <w:t>for perm in itertools.permutations(STRAINS):</w:t>
      </w:r>
    </w:p>
    <w:p w14:paraId="04BA2A0B" w14:textId="77777777" w:rsidR="00250A80" w:rsidRDefault="00000000">
      <w:pPr>
        <w:pStyle w:val="Supplementarycode"/>
      </w:pPr>
      <w:r>
        <w:rPr>
          <w:sz w:val="13"/>
        </w:rPr>
        <w:t xml:space="preserve">    seen = set()</w:t>
      </w:r>
    </w:p>
    <w:p w14:paraId="74EB9D91" w14:textId="77777777" w:rsidR="00250A80" w:rsidRDefault="00000000">
      <w:pPr>
        <w:pStyle w:val="Supplementarycode"/>
      </w:pPr>
      <w:r>
        <w:rPr>
          <w:sz w:val="13"/>
        </w:rPr>
        <w:t xml:space="preserve">    for i in range(4):</w:t>
      </w:r>
    </w:p>
    <w:p w14:paraId="0E08BF03" w14:textId="77777777" w:rsidR="00250A80" w:rsidRDefault="00000000">
      <w:pPr>
        <w:pStyle w:val="Supplementarycode"/>
      </w:pPr>
      <w:r>
        <w:rPr>
          <w:sz w:val="13"/>
        </w:rPr>
        <w:t xml:space="preserve">        before = int(inter[inter.set.map(lambda x: len(x &amp; seen) &gt; 0)].Families.sum()) if seen else 0</w:t>
      </w:r>
    </w:p>
    <w:p w14:paraId="009488F8" w14:textId="77777777" w:rsidR="00250A80" w:rsidRDefault="00000000">
      <w:pPr>
        <w:pStyle w:val="Supplementarycode"/>
      </w:pPr>
      <w:r>
        <w:rPr>
          <w:sz w:val="13"/>
        </w:rPr>
        <w:t xml:space="preserve">        seen = seen | {perm[i]}</w:t>
      </w:r>
    </w:p>
    <w:p w14:paraId="5D575261" w14:textId="77777777" w:rsidR="00250A80" w:rsidRDefault="00000000">
      <w:pPr>
        <w:pStyle w:val="Supplementarycode"/>
      </w:pPr>
      <w:r>
        <w:rPr>
          <w:sz w:val="13"/>
        </w:rPr>
        <w:t xml:space="preserve">        after = int(inter[inter.set.map(lambda x: len(x &amp; seen) &gt; 0)].Families.sum())</w:t>
      </w:r>
    </w:p>
    <w:p w14:paraId="7A004D98" w14:textId="77777777" w:rsidR="00250A80" w:rsidRDefault="00000000">
      <w:pPr>
        <w:pStyle w:val="Supplementarycode"/>
      </w:pPr>
      <w:r>
        <w:rPr>
          <w:sz w:val="13"/>
        </w:rPr>
        <w:t xml:space="preserve">        newg.append(dict(k=i + 1, new=after - before))</w:t>
      </w:r>
    </w:p>
    <w:p w14:paraId="78ADBD45" w14:textId="77777777" w:rsidR="00250A80" w:rsidRDefault="00000000">
      <w:pPr>
        <w:pStyle w:val="Supplementarycode"/>
      </w:pPr>
      <w:r>
        <w:rPr>
          <w:sz w:val="13"/>
        </w:rPr>
        <w:t>newg = pd.DataFrame(newg).groupby("k").new.mean()</w:t>
      </w:r>
    </w:p>
    <w:p w14:paraId="3C43066A" w14:textId="77777777" w:rsidR="00250A80" w:rsidRDefault="00000000">
      <w:pPr>
        <w:pStyle w:val="Supplementarycode"/>
      </w:pPr>
      <w:r>
        <w:rPr>
          <w:sz w:val="13"/>
        </w:rPr>
        <w:t>R["new_genes_mean"] = newg.to_dict()</w:t>
      </w:r>
    </w:p>
    <w:p w14:paraId="7259DE35" w14:textId="77777777" w:rsidR="00250A80" w:rsidRDefault="00000000">
      <w:pPr>
        <w:pStyle w:val="Supplementarycode"/>
      </w:pPr>
      <w:r>
        <w:rPr>
          <w:sz w:val="13"/>
        </w:rPr>
        <w:t>pw = lambda N, k, a: k * N ** (-a)</w:t>
      </w:r>
    </w:p>
    <w:p w14:paraId="7CAE7EF4" w14:textId="77777777" w:rsidR="00250A80" w:rsidRDefault="00000000">
      <w:pPr>
        <w:pStyle w:val="Supplementarycode"/>
      </w:pPr>
      <w:r>
        <w:rPr>
          <w:sz w:val="13"/>
        </w:rPr>
        <w:t>po, _ = curve_fit(pw, newg.index[1:].values.astype(float), newg.values[1:], p0=[1500, 1])</w:t>
      </w:r>
    </w:p>
    <w:p w14:paraId="4D493F77" w14:textId="77777777" w:rsidR="00250A80" w:rsidRDefault="00000000">
      <w:pPr>
        <w:pStyle w:val="Supplementarycode"/>
      </w:pPr>
      <w:r>
        <w:rPr>
          <w:sz w:val="13"/>
        </w:rPr>
        <w:t>R["new_gene_powerlaw"] = dict(kappa=po[0], alpha=po[1])</w:t>
      </w:r>
    </w:p>
    <w:p w14:paraId="0E149692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46E10674" w14:textId="77777777" w:rsidR="00250A80" w:rsidRDefault="00000000">
      <w:pPr>
        <w:pStyle w:val="Supplementarycode"/>
      </w:pPr>
      <w:r>
        <w:rPr>
          <w:sz w:val="13"/>
        </w:rPr>
        <w:t># ---------------- adaptive trait inventory ----------------</w:t>
      </w:r>
    </w:p>
    <w:p w14:paraId="41C15872" w14:textId="77777777" w:rsidR="00250A80" w:rsidRDefault="00000000">
      <w:pPr>
        <w:pStyle w:val="Supplementarycode"/>
      </w:pPr>
      <w:r>
        <w:rPr>
          <w:sz w:val="13"/>
        </w:rPr>
        <w:t># Trait inventory: gene symbols matched on names (Panaroo family + eggNOG preferred name, "_n" suffixes stripped),</w:t>
      </w:r>
    </w:p>
    <w:p w14:paraId="316AF21E" w14:textId="77777777" w:rsidR="00250A80" w:rsidRDefault="00000000">
      <w:pPr>
        <w:pStyle w:val="Supplementarycode"/>
      </w:pPr>
      <w:r>
        <w:rPr>
          <w:sz w:val="13"/>
        </w:rPr>
        <w:t># phrases matched on description + Pfam. Each tuple: (module, trait, symbol_regex, phrase_regex)</w:t>
      </w:r>
    </w:p>
    <w:p w14:paraId="6ED74788" w14:textId="77777777" w:rsidR="00250A80" w:rsidRDefault="00000000">
      <w:pPr>
        <w:pStyle w:val="Supplementarycode"/>
      </w:pPr>
      <w:r>
        <w:rPr>
          <w:sz w:val="13"/>
        </w:rPr>
        <w:t>m["names"] = (m.Panaroo_family.str.replace(r"_[0-9]+", "", regex=True).str.replace("~~~", " ") + " " + m.Preferred_name).str.lower()</w:t>
      </w:r>
    </w:p>
    <w:p w14:paraId="53E0160E" w14:textId="77777777" w:rsidR="00250A80" w:rsidRDefault="00000000">
      <w:pPr>
        <w:pStyle w:val="Supplementarycode"/>
      </w:pPr>
      <w:r>
        <w:rPr>
          <w:sz w:val="13"/>
        </w:rPr>
        <w:t>m["descp"] = (m.Description + " " + m.PFAMs).str.lower()</w:t>
      </w:r>
    </w:p>
    <w:p w14:paraId="56BAF56B" w14:textId="77777777" w:rsidR="00250A80" w:rsidRDefault="00000000">
      <w:pPr>
        <w:pStyle w:val="Supplementarycode"/>
      </w:pPr>
      <w:r>
        <w:rPr>
          <w:sz w:val="13"/>
        </w:rPr>
        <w:t>TRAITS = [</w:t>
      </w:r>
    </w:p>
    <w:p w14:paraId="5D65FE02" w14:textId="77777777" w:rsidR="00250A80" w:rsidRDefault="00000000">
      <w:pPr>
        <w:pStyle w:val="Supplementarycode"/>
      </w:pPr>
      <w:r>
        <w:rPr>
          <w:sz w:val="13"/>
        </w:rPr>
        <w:lastRenderedPageBreak/>
        <w:t xml:space="preserve"> ("Membrane homeoviscosity", "PUFA (EPA) synthase PfaA/B/C/D", r"\bpfa[a-e]\b", r"polyunsaturated fatty acid synth"),</w:t>
      </w:r>
    </w:p>
    <w:p w14:paraId="2CCE8166" w14:textId="77777777" w:rsidR="00250A80" w:rsidRDefault="00000000">
      <w:pPr>
        <w:pStyle w:val="Supplementarycode"/>
      </w:pPr>
      <w:r>
        <w:rPr>
          <w:sz w:val="13"/>
        </w:rPr>
        <w:t xml:space="preserve"> ("Membrane homeoviscosity", "Fatty acid desaturase, FabF, FabB", r"\bdes[a-c]\b|\bfab[fb]\b", r"fatty acid desaturase"),</w:t>
      </w:r>
    </w:p>
    <w:p w14:paraId="0946E466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"Na+-NQR (NqrA-F, NqrM)", r"\bnqr[a-fm]\b", r"nqr complex|nqrm"),</w:t>
      </w:r>
    </w:p>
    <w:p w14:paraId="7FB4D553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"Rnf complex", r"\brnf[a-g]\b", r"^$x"),</w:t>
      </w:r>
    </w:p>
    <w:p w14:paraId="5768BACD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"Cytochrome bd oxidase (CydAB)", r"\bcyd[ab]\b", r"cytochrome bd"),</w:t>
      </w:r>
    </w:p>
    <w:p w14:paraId="67D328CE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"TMAO reductase system (TorA/C/D/Y, TorRST)", r"\btor[acdrsty]\b", r"trimethylamine"),</w:t>
      </w:r>
    </w:p>
    <w:p w14:paraId="2AD15AFA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"Nitrate/nitrite reduction (Nap, Nrf, Nir)", r"\bnap[a-h]\b|\bnrf[a-h]\b|\bnir[bdk]\b", r"nitrate reductase|nitrite reductase"),</w:t>
      </w:r>
    </w:p>
    <w:p w14:paraId="3C9BF120" w14:textId="77777777" w:rsidR="00250A80" w:rsidRDefault="00000000">
      <w:pPr>
        <w:pStyle w:val="Supplementarycode"/>
      </w:pPr>
      <w:r>
        <w:rPr>
          <w:sz w:val="13"/>
        </w:rPr>
        <w:t xml:space="preserve"> ("Respiration &amp; bioenergetics", "Multiheme c-type cytochromes (Mtr/Omc)", r"\bmtr[abc]\b|\bomc[a-z]\b", r"decaheme|multiheme"),</w:t>
      </w:r>
    </w:p>
    <w:p w14:paraId="457E3D54" w14:textId="77777777" w:rsidR="00250A80" w:rsidRDefault="00000000">
      <w:pPr>
        <w:pStyle w:val="Supplementarycode"/>
      </w:pPr>
      <w:r>
        <w:rPr>
          <w:sz w:val="13"/>
        </w:rPr>
        <w:t xml:space="preserve"> ("Piezolytes &amp; polyamines", "Polyamine biosynthesis (SpeA/B/D/E)", r"\bspe[abde]\b", r"spermidine synthase|spermine"),</w:t>
      </w:r>
    </w:p>
    <w:p w14:paraId="17039E27" w14:textId="77777777" w:rsidR="00250A80" w:rsidRDefault="00000000">
      <w:pPr>
        <w:pStyle w:val="Supplementarycode"/>
      </w:pPr>
      <w:r>
        <w:rPr>
          <w:sz w:val="13"/>
        </w:rPr>
        <w:t xml:space="preserve"> ("Piezolytes &amp; polyamines", "Polyamine ABC transport (PotABCD/FGHI)", r"\bpot[a-i]\b", r"^$x"),</w:t>
      </w:r>
    </w:p>
    <w:p w14:paraId="00D70175" w14:textId="77777777" w:rsidR="00250A80" w:rsidRDefault="00000000">
      <w:pPr>
        <w:pStyle w:val="Supplementarycode"/>
      </w:pPr>
      <w:r>
        <w:rPr>
          <w:sz w:val="13"/>
        </w:rPr>
        <w:t xml:space="preserve"> ("Piezolytes &amp; polyamines", "Glycine betaine / choline / ectoine", r"\bbet[abt]\b|\bect[abcd]\b|\bopu[a-d]\b|\bpro[vwx]\b|\bbcct\b", r"glycine betaine|ectoine|bcct transporter|bcct_"),</w:t>
      </w:r>
    </w:p>
    <w:p w14:paraId="535F9D53" w14:textId="77777777" w:rsidR="00250A80" w:rsidRDefault="00000000">
      <w:pPr>
        <w:pStyle w:val="Supplementarycode"/>
      </w:pPr>
      <w:r>
        <w:rPr>
          <w:sz w:val="13"/>
        </w:rPr>
        <w:t xml:space="preserve"> ("Piezolytes &amp; polyamines", "Mechanosensitive channels (MscS/MscL)", r"\bmsc[sl]\b", r"mechanosensitive"),</w:t>
      </w:r>
    </w:p>
    <w:p w14:paraId="16235F5C" w14:textId="77777777" w:rsidR="00250A80" w:rsidRDefault="00000000">
      <w:pPr>
        <w:pStyle w:val="Supplementarycode"/>
      </w:pPr>
      <w:r>
        <w:rPr>
          <w:sz w:val="13"/>
        </w:rPr>
        <w:t xml:space="preserve"> ("Stress &amp; genome maintenance", "Chaperones/proteases (DnaK/J, GroESL, Clp, HtpG, Lon)", r"\bdna[kj]\b|\bgro[els]+\b|\bclp[abpxs]\b|\bhtp[gx]\b|\bhsl[uv]\b|\blon\b", r"^$x"),</w:t>
      </w:r>
    </w:p>
    <w:p w14:paraId="660E0212" w14:textId="77777777" w:rsidR="00250A80" w:rsidRDefault="00000000">
      <w:pPr>
        <w:pStyle w:val="Supplementarycode"/>
      </w:pPr>
      <w:r>
        <w:rPr>
          <w:sz w:val="13"/>
        </w:rPr>
        <w:t xml:space="preserve"> ("Stress &amp; genome maintenance", "Cold-shock proteins (Csp)", r"\bcsp[a-z]\b", r"cold.shock"),</w:t>
      </w:r>
    </w:p>
    <w:p w14:paraId="4272487A" w14:textId="77777777" w:rsidR="00250A80" w:rsidRDefault="00000000">
      <w:pPr>
        <w:pStyle w:val="Supplementarycode"/>
      </w:pPr>
      <w:r>
        <w:rPr>
          <w:sz w:val="13"/>
        </w:rPr>
        <w:t xml:space="preserve"> ("Stress &amp; genome maintenance", "Recombination and SOS repair (Rec, Uvr, UmuDC, LexA)", r"\brec[abcdfnoqrjg]\b|\buvr[abcd]\b|\bumu[cd]\b|\blexa\b", r"^$x"),</w:t>
      </w:r>
    </w:p>
    <w:p w14:paraId="3553454A" w14:textId="77777777" w:rsidR="00250A80" w:rsidRDefault="00000000">
      <w:pPr>
        <w:pStyle w:val="Supplementarycode"/>
      </w:pPr>
      <w:r>
        <w:rPr>
          <w:sz w:val="13"/>
        </w:rPr>
        <w:t xml:space="preserve"> ("Surface &amp; motility", "Flagellar apparatus", r"\bfl[gih][a-z]\b|\bmot[ab]\b", r"flagell"),</w:t>
      </w:r>
    </w:p>
    <w:p w14:paraId="569600F9" w14:textId="77777777" w:rsidR="00250A80" w:rsidRDefault="00000000">
      <w:pPr>
        <w:pStyle w:val="Supplementarycode"/>
      </w:pPr>
      <w:r>
        <w:rPr>
          <w:sz w:val="13"/>
        </w:rPr>
        <w:t xml:space="preserve"> ("Surface &amp; motility", "Type IV pili", r"\bpil[a-z]\b", r"type iv pil|pilin"),</w:t>
      </w:r>
    </w:p>
    <w:p w14:paraId="53B0292C" w14:textId="77777777" w:rsidR="00250A80" w:rsidRDefault="00000000">
      <w:pPr>
        <w:pStyle w:val="Supplementarycode"/>
      </w:pPr>
      <w:r>
        <w:rPr>
          <w:sz w:val="13"/>
        </w:rPr>
        <w:t xml:space="preserve"> ("Surface &amp; motility", "Capsule/LPS/O-antigen biosynthesis", r"\bwz[a-z]\b|\bwec[a-g]\b|\brf[abce]\b|\brml[a-d]\b|\bkps[a-z]\b|\bwb[a-z]{2}\b|\bwf[a-z]{2}\b", r"lipopolysacch|exopolysacch|capsular polysacch|o-antigen"),</w:t>
      </w:r>
    </w:p>
    <w:p w14:paraId="28285939" w14:textId="77777777" w:rsidR="00250A80" w:rsidRDefault="00000000">
      <w:pPr>
        <w:pStyle w:val="Supplementarycode"/>
      </w:pPr>
      <w:r>
        <w:rPr>
          <w:sz w:val="13"/>
        </w:rPr>
        <w:t xml:space="preserve"> ("Nutrient acquisition", "Chitinases and glycoside hydrolases", r"\bchi[abc]\b", r"chitin|glyco_hydro|glycosyl hydrolase|glycoside hydrolase"),</w:t>
      </w:r>
    </w:p>
    <w:p w14:paraId="2EF3AA30" w14:textId="77777777" w:rsidR="00250A80" w:rsidRDefault="00000000">
      <w:pPr>
        <w:pStyle w:val="Supplementarycode"/>
      </w:pPr>
      <w:r>
        <w:rPr>
          <w:sz w:val="13"/>
        </w:rPr>
        <w:t xml:space="preserve"> ("Nutrient acquisition", "TonB-dependent iron/siderophore uptake", r"\btonb\b|\bfhu[a-e]\b|\bfep[a-g]\b|\bfec[a-e]\b", r"tonb|siderophore|ferric|hemin|heme receptor"),</w:t>
      </w:r>
    </w:p>
    <w:p w14:paraId="54D4BC0B" w14:textId="77777777" w:rsidR="00250A80" w:rsidRDefault="00000000">
      <w:pPr>
        <w:pStyle w:val="Supplementarycode"/>
      </w:pPr>
      <w:r>
        <w:rPr>
          <w:sz w:val="13"/>
        </w:rPr>
        <w:t xml:space="preserve"> ("Nutrient acquisition", "Heavy-metal efflux/resistance (Czc, Cus, Cop, Mer, Ars)", r"\bczc[abcd]\b|\bcus[abcf]\b|\bcop[ab]\b|\bmer[aprt]\b|\bars[abcr]\b", r"cobalt-zinc-cadmium|copper resistance|mercur|arsenate|arsenical"),</w:t>
      </w:r>
    </w:p>
    <w:p w14:paraId="003ECC37" w14:textId="77777777" w:rsidR="00250A80" w:rsidRDefault="00000000">
      <w:pPr>
        <w:pStyle w:val="Supplementarycode"/>
      </w:pPr>
      <w:r>
        <w:rPr>
          <w:sz w:val="13"/>
        </w:rPr>
        <w:t xml:space="preserve"> ("Mobilome &amp; defence", "Transposases / IS elements", r"^$x", None),</w:t>
      </w:r>
    </w:p>
    <w:p w14:paraId="042D01C5" w14:textId="77777777" w:rsidR="00250A80" w:rsidRDefault="00000000">
      <w:pPr>
        <w:pStyle w:val="Supplementarycode"/>
      </w:pPr>
      <w:r>
        <w:rPr>
          <w:sz w:val="13"/>
        </w:rPr>
        <w:t xml:space="preserve"> ("Mobilome &amp; defence", "Prophages, integrases and plasmid functions", r"^$x", None),</w:t>
      </w:r>
    </w:p>
    <w:p w14:paraId="4DA9A75A" w14:textId="77777777" w:rsidR="00250A80" w:rsidRDefault="00000000">
      <w:pPr>
        <w:pStyle w:val="Supplementarycode"/>
      </w:pPr>
      <w:r>
        <w:rPr>
          <w:sz w:val="13"/>
        </w:rPr>
        <w:t xml:space="preserve"> ("Mobilome &amp; defence", "CRISPR-Cas (type I-F, Csy)", r"^$x", None),</w:t>
      </w:r>
    </w:p>
    <w:p w14:paraId="0086062C" w14:textId="77777777" w:rsidR="00250A80" w:rsidRDefault="00000000">
      <w:pPr>
        <w:pStyle w:val="Supplementarycode"/>
      </w:pPr>
      <w:r>
        <w:rPr>
          <w:sz w:val="13"/>
        </w:rPr>
        <w:t xml:space="preserve"> ("Mobilome &amp; defence", "Restriction-modification", r"^$x", None),</w:t>
      </w:r>
    </w:p>
    <w:p w14:paraId="30A7647B" w14:textId="77777777" w:rsidR="00250A80" w:rsidRDefault="00000000">
      <w:pPr>
        <w:pStyle w:val="Supplementarycode"/>
      </w:pPr>
      <w:r>
        <w:rPr>
          <w:sz w:val="13"/>
        </w:rPr>
        <w:t xml:space="preserve"> ("Mobilome &amp; defence", "Toxin-antitoxin / abortive infection", r"^$x", None),</w:t>
      </w:r>
    </w:p>
    <w:p w14:paraId="20C699C1" w14:textId="77777777" w:rsidR="00250A80" w:rsidRDefault="00000000">
      <w:pPr>
        <w:pStyle w:val="Supplementarycode"/>
      </w:pPr>
      <w:r>
        <w:rPr>
          <w:sz w:val="13"/>
        </w:rPr>
        <w:t>]</w:t>
      </w:r>
    </w:p>
    <w:p w14:paraId="7E0542A2" w14:textId="77777777" w:rsidR="00250A80" w:rsidRDefault="00000000">
      <w:pPr>
        <w:pStyle w:val="Supplementarycode"/>
      </w:pPr>
      <w:r>
        <w:rPr>
          <w:sz w:val="13"/>
        </w:rPr>
        <w:t>SUBMAP = {"Transposases / IS elements": ["Transposase / IS element"],</w:t>
      </w:r>
    </w:p>
    <w:p w14:paraId="2ADA4E48" w14:textId="77777777" w:rsidR="00250A80" w:rsidRDefault="00000000">
      <w:pPr>
        <w:pStyle w:val="Supplementarycode"/>
      </w:pPr>
      <w:r>
        <w:rPr>
          <w:sz w:val="13"/>
        </w:rPr>
        <w:t xml:space="preserve">          "Prophages, integrases and plasmid functions": ["Integrase / recombinase", "Phage structural / lysis", "Plasmid / conjugation"],</w:t>
      </w:r>
    </w:p>
    <w:p w14:paraId="13F9E0F9" w14:textId="77777777" w:rsidR="00250A80" w:rsidRDefault="00000000">
      <w:pPr>
        <w:pStyle w:val="Supplementarycode"/>
      </w:pPr>
      <w:r>
        <w:rPr>
          <w:sz w:val="13"/>
        </w:rPr>
        <w:t xml:space="preserve">          "CRISPR-Cas (type I-F, Csy)": ["CRISPR-Cas"], "Restriction-modification": ["Restriction-modification"],</w:t>
      </w:r>
    </w:p>
    <w:p w14:paraId="74386880" w14:textId="77777777" w:rsidR="00250A80" w:rsidRDefault="00000000">
      <w:pPr>
        <w:pStyle w:val="Supplementarycode"/>
      </w:pPr>
      <w:r>
        <w:rPr>
          <w:sz w:val="13"/>
        </w:rPr>
        <w:t xml:space="preserve">          "Toxin-antitoxin / abortive infection": ["Toxin-antitoxin / abortive infection"]}</w:t>
      </w:r>
    </w:p>
    <w:p w14:paraId="330DF19C" w14:textId="77777777" w:rsidR="00250A80" w:rsidRDefault="00000000">
      <w:pPr>
        <w:pStyle w:val="Supplementarycode"/>
      </w:pPr>
      <w:r>
        <w:rPr>
          <w:sz w:val="13"/>
        </w:rPr>
        <w:t>tr = []</w:t>
      </w:r>
    </w:p>
    <w:p w14:paraId="38FAB1EF" w14:textId="77777777" w:rsidR="00250A80" w:rsidRDefault="00000000">
      <w:pPr>
        <w:pStyle w:val="Supplementarycode"/>
      </w:pPr>
      <w:r>
        <w:rPr>
          <w:sz w:val="13"/>
        </w:rPr>
        <w:t>m["Trait"] = ""</w:t>
      </w:r>
    </w:p>
    <w:p w14:paraId="0488E383" w14:textId="77777777" w:rsidR="00250A80" w:rsidRDefault="00000000">
      <w:pPr>
        <w:pStyle w:val="Supplementarycode"/>
      </w:pPr>
      <w:r>
        <w:rPr>
          <w:sz w:val="13"/>
        </w:rPr>
        <w:t>for grp, name, sym, phr in TRAITS:</w:t>
      </w:r>
    </w:p>
    <w:p w14:paraId="128CC939" w14:textId="77777777" w:rsidR="00250A80" w:rsidRDefault="00000000">
      <w:pPr>
        <w:pStyle w:val="Supplementarycode"/>
      </w:pPr>
      <w:r>
        <w:rPr>
          <w:sz w:val="13"/>
        </w:rPr>
        <w:t xml:space="preserve">    if phr is None:</w:t>
      </w:r>
    </w:p>
    <w:p w14:paraId="3E103EC3" w14:textId="77777777" w:rsidR="00250A80" w:rsidRDefault="00000000">
      <w:pPr>
        <w:pStyle w:val="Supplementarycode"/>
      </w:pPr>
      <w:r>
        <w:rPr>
          <w:sz w:val="13"/>
        </w:rPr>
        <w:t xml:space="preserve">        mask = m.Mobilome_defence_subclass.isin(SUBMAP[name])</w:t>
      </w:r>
    </w:p>
    <w:p w14:paraId="10449B61" w14:textId="77777777" w:rsidR="00250A80" w:rsidRDefault="00000000">
      <w:pPr>
        <w:pStyle w:val="Supplementarycode"/>
      </w:pPr>
      <w:r>
        <w:rPr>
          <w:sz w:val="13"/>
        </w:rPr>
        <w:t xml:space="preserve">    else:</w:t>
      </w:r>
    </w:p>
    <w:p w14:paraId="3309983A" w14:textId="77777777" w:rsidR="00250A80" w:rsidRDefault="00000000">
      <w:pPr>
        <w:pStyle w:val="Supplementarycode"/>
      </w:pPr>
      <w:r>
        <w:rPr>
          <w:sz w:val="13"/>
        </w:rPr>
        <w:t xml:space="preserve">        mask = m.names.str.contains(sym, regex=True) | m.descp.str.contains(phr, regex=True)</w:t>
      </w:r>
    </w:p>
    <w:p w14:paraId="1221C78F" w14:textId="77777777" w:rsidR="00250A80" w:rsidRDefault="00000000">
      <w:pPr>
        <w:pStyle w:val="Supplementarycode"/>
      </w:pPr>
      <w:r>
        <w:rPr>
          <w:sz w:val="13"/>
        </w:rPr>
        <w:t xml:space="preserve">    s = m[mask]</w:t>
      </w:r>
    </w:p>
    <w:p w14:paraId="34F16E4D" w14:textId="77777777" w:rsidR="00250A80" w:rsidRDefault="00000000">
      <w:pPr>
        <w:pStyle w:val="Supplementarycode"/>
      </w:pPr>
      <w:r>
        <w:rPr>
          <w:sz w:val="13"/>
        </w:rPr>
        <w:t xml:space="preserve">    m.loc[mask &amp; (m.Trait == ""), "Trait"] = name</w:t>
      </w:r>
    </w:p>
    <w:p w14:paraId="2D21400A" w14:textId="77777777" w:rsidR="00250A80" w:rsidRDefault="00000000">
      <w:pPr>
        <w:pStyle w:val="Supplementarycode"/>
      </w:pPr>
      <w:r>
        <w:rPr>
          <w:sz w:val="13"/>
        </w:rPr>
        <w:t xml:space="preserve">    rec = dict(Module=grp, Trait=name, Total=len(s))</w:t>
      </w:r>
    </w:p>
    <w:p w14:paraId="6FA27EB8" w14:textId="77777777" w:rsidR="00250A80" w:rsidRDefault="00000000">
      <w:pPr>
        <w:pStyle w:val="Supplementarycode"/>
      </w:pPr>
      <w:r>
        <w:rPr>
          <w:sz w:val="13"/>
        </w:rPr>
        <w:t xml:space="preserve">    for c in CATS: rec[c] = int((s.Genome_category == c).sum())</w:t>
      </w:r>
    </w:p>
    <w:p w14:paraId="47E456CC" w14:textId="77777777" w:rsidR="00250A80" w:rsidRDefault="00000000">
      <w:pPr>
        <w:pStyle w:val="Supplementarycode"/>
      </w:pPr>
      <w:r>
        <w:rPr>
          <w:sz w:val="13"/>
        </w:rPr>
        <w:t xml:space="preserve">    for st in STRAINS: rec[f"SS_{st}"] = int(((s.Genome_category == "Strain-specific") &amp; (s.Strain == st)).sum())</w:t>
      </w:r>
    </w:p>
    <w:p w14:paraId="1DE2B6FD" w14:textId="77777777" w:rsidR="00250A80" w:rsidRDefault="00000000">
      <w:pPr>
        <w:pStyle w:val="Supplementarycode"/>
      </w:pPr>
      <w:r>
        <w:rPr>
          <w:sz w:val="13"/>
        </w:rPr>
        <w:t xml:space="preserve">    rec["Example_genes"] = ", ".join(sorted(set([x for x in s.Preferred_name if x != "-"]))[:16])</w:t>
      </w:r>
    </w:p>
    <w:p w14:paraId="1D92CA73" w14:textId="77777777" w:rsidR="00250A80" w:rsidRDefault="00000000">
      <w:pPr>
        <w:pStyle w:val="Supplementarycode"/>
      </w:pPr>
      <w:r>
        <w:rPr>
          <w:sz w:val="13"/>
        </w:rPr>
        <w:t xml:space="preserve">    tr.append(rec)</w:t>
      </w:r>
    </w:p>
    <w:p w14:paraId="236D5CA5" w14:textId="77777777" w:rsidR="00250A80" w:rsidRDefault="00000000">
      <w:pPr>
        <w:pStyle w:val="Supplementarycode"/>
      </w:pPr>
      <w:r>
        <w:rPr>
          <w:sz w:val="13"/>
        </w:rPr>
        <w:t>traits = pd.DataFrame(tr)</w:t>
      </w:r>
    </w:p>
    <w:p w14:paraId="3587E8A1" w14:textId="77777777" w:rsidR="00250A80" w:rsidRDefault="00000000">
      <w:pPr>
        <w:pStyle w:val="Supplementarycode"/>
      </w:pPr>
      <w:r>
        <w:rPr>
          <w:sz w:val="13"/>
        </w:rPr>
        <w:t>R["traits"] = traits.to_dict("records")</w:t>
      </w:r>
    </w:p>
    <w:p w14:paraId="39F4354A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p w14:paraId="68AD38B0" w14:textId="77777777" w:rsidR="00250A80" w:rsidRDefault="00000000">
      <w:pPr>
        <w:pStyle w:val="Supplementarycode"/>
      </w:pPr>
      <w:r>
        <w:rPr>
          <w:sz w:val="13"/>
        </w:rPr>
        <w:t># ---------------- save ----------------</w:t>
      </w:r>
    </w:p>
    <w:p w14:paraId="5864ABDA" w14:textId="77777777" w:rsidR="00250A80" w:rsidRDefault="00000000">
      <w:pPr>
        <w:pStyle w:val="Supplementarycode"/>
      </w:pPr>
      <w:r>
        <w:rPr>
          <w:sz w:val="13"/>
        </w:rPr>
        <w:t>import os; os.makedirs(out, exist_ok=True)</w:t>
      </w:r>
    </w:p>
    <w:p w14:paraId="2921A3F6" w14:textId="77777777" w:rsidR="00250A80" w:rsidRDefault="00000000">
      <w:pPr>
        <w:pStyle w:val="Supplementarycode"/>
      </w:pPr>
      <w:r>
        <w:rPr>
          <w:sz w:val="13"/>
        </w:rPr>
        <w:t>m.drop(columns=["txt","names","descp"]).to_pickle(f"{out}/master.pkl")</w:t>
      </w:r>
    </w:p>
    <w:p w14:paraId="0A9BDF13" w14:textId="77777777" w:rsidR="00250A80" w:rsidRDefault="00000000">
      <w:pPr>
        <w:pStyle w:val="Supplementarycode"/>
      </w:pPr>
      <w:r>
        <w:rPr>
          <w:sz w:val="13"/>
        </w:rPr>
        <w:t>comp.to_csv(f"{out}/class_by_compartment.csv"); comp_strain.to_csv(f"{out}/class_by_strain.csv")</w:t>
      </w:r>
    </w:p>
    <w:p w14:paraId="18C9930D" w14:textId="77777777" w:rsidR="00250A80" w:rsidRDefault="00000000">
      <w:pPr>
        <w:pStyle w:val="Supplementarycode"/>
      </w:pPr>
      <w:r>
        <w:rPr>
          <w:sz w:val="13"/>
        </w:rPr>
        <w:t>sub_strain.to_csv(f"{out}/subclass_by_strain.csv"); sub_comp.to_csv(f"{out}/subclass_by_compartment.csv"); is_strain.to_csv(f"{out}/IS_by_strain.csv")</w:t>
      </w:r>
    </w:p>
    <w:p w14:paraId="081B2794" w14:textId="77777777" w:rsidR="00250A80" w:rsidRDefault="00000000">
      <w:pPr>
        <w:pStyle w:val="Supplementarycode"/>
      </w:pPr>
      <w:r>
        <w:rPr>
          <w:sz w:val="13"/>
        </w:rPr>
        <w:t>tests.to_csv(f"{out}/fisher_tests.csv", index=False); cog.to_csv(f"{out}/cog_enrichment.csv", index=False)</w:t>
      </w:r>
    </w:p>
    <w:p w14:paraId="14CA01AE" w14:textId="77777777" w:rsidR="00250A80" w:rsidRDefault="00000000">
      <w:pPr>
        <w:pStyle w:val="Supplementarycode"/>
      </w:pPr>
      <w:r>
        <w:rPr>
          <w:sz w:val="13"/>
        </w:rPr>
        <w:t>sub.to_csv(f"{out}/subset_rarefaction.csv", index=False); traits.to_csv(f"{out}/traits.csv", index=False); cov.to_csv(f"{out}/coverage.csv", index=False)</w:t>
      </w:r>
    </w:p>
    <w:p w14:paraId="24AF2A6F" w14:textId="77777777" w:rsidR="00250A80" w:rsidRDefault="00000000">
      <w:pPr>
        <w:pStyle w:val="Supplementarycode"/>
      </w:pPr>
      <w:r>
        <w:rPr>
          <w:sz w:val="13"/>
        </w:rPr>
        <w:t>json.dump(R, open(f"{out}/results.json", "w"), indent=1, default=float)</w:t>
      </w:r>
    </w:p>
    <w:p w14:paraId="6EFB9CF8" w14:textId="77777777" w:rsidR="00250A80" w:rsidRDefault="00000000">
      <w:pPr>
        <w:pStyle w:val="Supplementarycode"/>
      </w:pPr>
      <w:r>
        <w:rPr>
          <w:sz w:val="13"/>
        </w:rPr>
        <w:t>print(json.dumps({k: R[k] for k in ["families_per_strain", "heaps_panaroo", "new_genes_mean", "new_gene_powerlaw", "chi2_class_x_compartment", "chi2_class_x_strain"]}, indent=1, default=float))</w:t>
      </w:r>
    </w:p>
    <w:p w14:paraId="45C1BC39" w14:textId="77777777" w:rsidR="00250A80" w:rsidRDefault="00000000">
      <w:pPr>
        <w:pStyle w:val="Supplementarycode"/>
      </w:pPr>
      <w:r>
        <w:rPr>
          <w:sz w:val="13"/>
        </w:rPr>
        <w:t>print(cov.to_string()); print(comp); print(comp_strain); print(sub_strain); print(sub_comp); print(is_strain)</w:t>
      </w:r>
    </w:p>
    <w:p w14:paraId="345EA05D" w14:textId="77777777" w:rsidR="00250A80" w:rsidRDefault="00000000">
      <w:pPr>
        <w:pStyle w:val="Supplementarycode"/>
      </w:pPr>
      <w:r>
        <w:rPr>
          <w:sz w:val="13"/>
        </w:rPr>
        <w:t>print(tests.to_string()); print(pd.DataFrame(pair).T)</w:t>
      </w:r>
    </w:p>
    <w:p w14:paraId="2D3AD878" w14:textId="77777777" w:rsidR="00250A80" w:rsidRDefault="00000000">
      <w:pPr>
        <w:pStyle w:val="Supplementarycode"/>
      </w:pPr>
      <w:r>
        <w:rPr>
          <w:sz w:val="13"/>
        </w:rPr>
        <w:t>print(cog[["COG", "Core_pct", "Accessory_pct", "Strain-specific_pct", "Strain-specific_vs_Core_log2FC", "Strain-specific_vs_Core_q", "Accessory_vs_Core_log2FC", "Accessory_vs_Core_q"]].round(4).to_string())</w:t>
      </w:r>
    </w:p>
    <w:p w14:paraId="458F2E6A" w14:textId="77777777" w:rsidR="00250A80" w:rsidRDefault="00000000">
      <w:pPr>
        <w:pStyle w:val="Supplementarycode"/>
      </w:pPr>
      <w:r>
        <w:rPr>
          <w:sz w:val="13"/>
        </w:rPr>
        <w:t>print(traits.drop(columns="Example_genes").to_string())</w:t>
      </w:r>
    </w:p>
    <w:p w14:paraId="20F4628A" w14:textId="77777777" w:rsidR="00250A80" w:rsidRDefault="00000000">
      <w:pPr>
        <w:pStyle w:val="Supplementarycode"/>
      </w:pPr>
      <w:r>
        <w:rPr>
          <w:sz w:val="13"/>
        </w:rPr>
        <w:t>print(sub.to_string())</w:t>
      </w:r>
    </w:p>
    <w:p w14:paraId="5A750D4A" w14:textId="77777777" w:rsidR="00250A80" w:rsidRDefault="00000000">
      <w:pPr>
        <w:pStyle w:val="Supplementarycode"/>
      </w:pPr>
      <w:r>
        <w:rPr>
          <w:sz w:val="13"/>
        </w:rPr>
        <w:t xml:space="preserve"> </w:t>
      </w:r>
    </w:p>
    <w:sectPr w:rsidR="00250A80" w:rsidSect="00451E7D">
      <w:type w:val="continuous"/>
      <w:pgSz w:w="11900" w:h="16840" w:code="9"/>
      <w:pgMar w:top="1134" w:right="737" w:bottom="1304" w:left="737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Claude" w:date="2026-10-14T19:04:00Z" w:initials="C">
    <w:p w14:paraId="42F7854A" w14:textId="77777777" w:rsidR="00250A80" w:rsidRDefault="00000000">
      <w:r>
        <w:annotationRef/>
      </w:r>
      <w:r>
        <w:rPr>
          <w:color w:val="000000"/>
        </w:rPr>
        <w:t>Falta describir cómo se definieron las regiones de esta figura. En el notebook se usaron ventanas de ±10 kb alrededor de los genes candidatos (fusionando ventanas solapadas); en el script maestro aparece get_gene_context con ±5 genes. Indicar cuál generó la figura final y añadirlo a la leyenda, p. ej.: 'Regions were defined as ±10 kb windows around candidate genes (wecA, galU, ugd, rfbB, ...), merging overlapping windows.'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F7854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8DE174" w16cex:dateUtc="2026-10-14T1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F7854A" w16cid:durableId="148DE1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748E" w14:textId="77777777" w:rsidR="007B471A" w:rsidRDefault="007B471A" w:rsidP="004C08D8">
      <w:r>
        <w:separator/>
      </w:r>
    </w:p>
    <w:p w14:paraId="11784C9F" w14:textId="77777777" w:rsidR="007B471A" w:rsidRDefault="007B471A" w:rsidP="004C08D8"/>
  </w:endnote>
  <w:endnote w:type="continuationSeparator" w:id="0">
    <w:p w14:paraId="203F3DF6" w14:textId="77777777" w:rsidR="007B471A" w:rsidRDefault="007B471A" w:rsidP="004C08D8">
      <w:r>
        <w:continuationSeparator/>
      </w:r>
    </w:p>
    <w:p w14:paraId="3538D232" w14:textId="77777777" w:rsidR="007B471A" w:rsidRDefault="007B471A" w:rsidP="004C08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IX Two Text">
    <w:altName w:val="Cambria"/>
    <w:panose1 w:val="00000000000000000000"/>
    <w:charset w:val="00"/>
    <w:family w:val="roman"/>
    <w:notTrueType/>
    <w:pitch w:val="variable"/>
    <w:sig w:usb0="A00002FF" w:usb1="5000205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GO">
    <w:panose1 w:val="00000000000000000000"/>
    <w:charset w:val="00"/>
    <w:family w:val="swiss"/>
    <w:notTrueType/>
    <w:pitch w:val="variable"/>
    <w:sig w:usb0="6500AAFF" w:usb1="40000001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GO Medium">
    <w:panose1 w:val="00000000000000000000"/>
    <w:charset w:val="00"/>
    <w:family w:val="swiss"/>
    <w:notTrueType/>
    <w:pitch w:val="variable"/>
    <w:sig w:usb0="6500AAFF" w:usb1="40000001" w:usb2="00000008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iraGO Light">
    <w:panose1 w:val="00000000000000000000"/>
    <w:charset w:val="00"/>
    <w:family w:val="swiss"/>
    <w:notTrueType/>
    <w:pitch w:val="variable"/>
    <w:sig w:usb0="6500AAFF" w:usb1="40000001" w:usb2="00000008" w:usb3="00000000" w:csb0="000101FF" w:csb1="00000000"/>
  </w:font>
  <w:font w:name="FiraGO SemiBold">
    <w:panose1 w:val="00000000000000000000"/>
    <w:charset w:val="00"/>
    <w:family w:val="swiss"/>
    <w:notTrueType/>
    <w:pitch w:val="variable"/>
    <w:sig w:usb0="6500AAFF" w:usb1="40000001" w:usb2="00000008" w:usb3="00000000" w:csb0="000101FF" w:csb1="00000000"/>
  </w:font>
  <w:font w:name="STIX Two Math">
    <w:panose1 w:val="00000000000000000000"/>
    <w:charset w:val="00"/>
    <w:family w:val="roman"/>
    <w:notTrueType/>
    <w:pitch w:val="variable"/>
    <w:sig w:usb0="A00002FF" w:usb1="4200FDFF" w:usb2="02000020" w:usb3="00000000" w:csb0="000001FF" w:csb1="00000000"/>
  </w:font>
  <w:font w:name="Helvetica Oblique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Helvetica" w:hAnsi="Helvetica" w:cs="FiraGO Light"/>
        <w:sz w:val="18"/>
        <w:szCs w:val="18"/>
      </w:rPr>
      <w:id w:val="-2060855947"/>
      <w:docPartObj>
        <w:docPartGallery w:val="Page Numbers (Bottom of Page)"/>
        <w:docPartUnique/>
      </w:docPartObj>
    </w:sdtPr>
    <w:sdtEndPr>
      <w:rPr>
        <w:rStyle w:val="AuthorAffiliationTegn"/>
        <w:rFonts w:eastAsiaTheme="majorEastAsia"/>
        <w:bCs/>
        <w:kern w:val="28"/>
      </w:rPr>
    </w:sdtEndPr>
    <w:sdtContent>
      <w:p w14:paraId="60FFAC78" w14:textId="467C45ED" w:rsidR="00451E7D" w:rsidRPr="005A7C0F" w:rsidRDefault="00451E7D" w:rsidP="000E2EB5">
        <w:pPr>
          <w:pStyle w:val="Piedepgina"/>
          <w:framePr w:wrap="none" w:vAnchor="text" w:hAnchor="margin" w:xAlign="right" w:y="1"/>
          <w:rPr>
            <w:rStyle w:val="Nmerodepgina"/>
            <w:rFonts w:ascii="Helvetica" w:hAnsi="Helvetica" w:cs="FiraGO Light"/>
            <w:sz w:val="18"/>
            <w:szCs w:val="18"/>
          </w:rPr>
        </w:pPr>
        <w:r>
          <w:rPr>
            <w:rStyle w:val="Nmerodepgina"/>
            <w:rFonts w:ascii="Helvetica" w:hAnsi="Helvetica" w:cs="FiraGO Light"/>
            <w:sz w:val="18"/>
            <w:szCs w:val="18"/>
          </w:rPr>
          <w:fldChar w:fldCharType="begin"/>
        </w:r>
        <w:r>
          <w:rPr>
            <w:rStyle w:val="Nmerodepgina"/>
            <w:rFonts w:ascii="Helvetica" w:hAnsi="Helvetica" w:cs="FiraGO Light"/>
            <w:sz w:val="18"/>
            <w:szCs w:val="18"/>
          </w:rPr>
          <w:instrText xml:space="preserve"> PAGE </w:instrText>
        </w:r>
        <w:r>
          <w:rPr>
            <w:rStyle w:val="Nmerodepgina"/>
            <w:rFonts w:ascii="Helvetica" w:hAnsi="Helvetica" w:cs="FiraGO Light"/>
            <w:sz w:val="18"/>
            <w:szCs w:val="18"/>
          </w:rPr>
          <w:fldChar w:fldCharType="separate"/>
        </w:r>
        <w:r>
          <w:rPr>
            <w:rStyle w:val="Nmerodepgina"/>
            <w:rFonts w:ascii="Helvetica" w:hAnsi="Helvetica" w:cs="FiraGO Light"/>
            <w:noProof/>
            <w:sz w:val="18"/>
            <w:szCs w:val="18"/>
          </w:rPr>
          <w:t>2</w:t>
        </w:r>
        <w:r>
          <w:rPr>
            <w:rStyle w:val="Nmerodepgina"/>
            <w:rFonts w:ascii="Helvetica" w:hAnsi="Helvetica" w:cs="FiraGO Light"/>
            <w:sz w:val="18"/>
            <w:szCs w:val="18"/>
          </w:rPr>
          <w:fldChar w:fldCharType="end"/>
        </w:r>
      </w:p>
    </w:sdtContent>
  </w:sdt>
  <w:p w14:paraId="33E19962" w14:textId="753F59D5" w:rsidR="00451E7D" w:rsidRPr="005A7C0F" w:rsidRDefault="005B488C" w:rsidP="00FE6BA4">
    <w:pPr>
      <w:pStyle w:val="AuthorAffiliation"/>
      <w:rPr>
        <w:rStyle w:val="Nmerodepgina"/>
      </w:rPr>
    </w:pPr>
    <w:r>
      <w:t>Peralta-Guzmán &amp; Lopez-Chevalier 2026</w:t>
    </w:r>
    <w:r>
      <w:t xml:space="preserve"> (Supplementary Information)</w:t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Helvetica" w:hAnsi="Helvetica"/>
        <w:sz w:val="18"/>
        <w:szCs w:val="18"/>
      </w:rPr>
      <w:id w:val="1121196202"/>
      <w:docPartObj>
        <w:docPartGallery w:val="Page Numbers (Bottom of Page)"/>
        <w:docPartUnique/>
      </w:docPartObj>
    </w:sdtPr>
    <w:sdtContent>
      <w:p w14:paraId="0D3BF245" w14:textId="6309D2C5" w:rsidR="00451E7D" w:rsidRPr="00BE3968" w:rsidRDefault="00451E7D" w:rsidP="00AF1002">
        <w:pPr>
          <w:pStyle w:val="Piedepgina"/>
          <w:framePr w:wrap="none" w:vAnchor="text" w:hAnchor="margin" w:xAlign="right" w:y="1"/>
          <w:rPr>
            <w:rStyle w:val="Nmerodepgina"/>
            <w:rFonts w:ascii="Helvetica" w:hAnsi="Helvetica"/>
            <w:sz w:val="18"/>
            <w:szCs w:val="18"/>
          </w:rPr>
        </w:pPr>
        <w:r>
          <w:rPr>
            <w:rStyle w:val="Nmerodepgina"/>
            <w:rFonts w:ascii="Helvetica" w:hAnsi="Helvetica"/>
            <w:sz w:val="18"/>
            <w:szCs w:val="18"/>
          </w:rPr>
          <w:fldChar w:fldCharType="begin"/>
        </w:r>
        <w:r>
          <w:rPr>
            <w:rStyle w:val="Nmerodepgina"/>
            <w:rFonts w:ascii="Helvetica" w:hAnsi="Helvetica"/>
            <w:sz w:val="18"/>
            <w:szCs w:val="18"/>
          </w:rPr>
          <w:instrText xml:space="preserve"> PAGE </w:instrText>
        </w:r>
        <w:r>
          <w:rPr>
            <w:rStyle w:val="Nmerodepgina"/>
            <w:rFonts w:ascii="Helvetica" w:hAnsi="Helvetica"/>
            <w:sz w:val="18"/>
            <w:szCs w:val="18"/>
          </w:rPr>
          <w:fldChar w:fldCharType="separate"/>
        </w:r>
        <w:r>
          <w:rPr>
            <w:rStyle w:val="Nmerodepgina"/>
            <w:rFonts w:ascii="Helvetica" w:hAnsi="Helvetica"/>
            <w:noProof/>
            <w:sz w:val="18"/>
            <w:szCs w:val="18"/>
          </w:rPr>
          <w:t>1</w:t>
        </w:r>
        <w:r>
          <w:rPr>
            <w:rStyle w:val="Nmerodepgina"/>
            <w:rFonts w:ascii="Helvetica" w:hAnsi="Helvetica"/>
            <w:sz w:val="18"/>
            <w:szCs w:val="18"/>
          </w:rPr>
          <w:fldChar w:fldCharType="end"/>
        </w:r>
      </w:p>
    </w:sdtContent>
  </w:sdt>
  <w:p w14:paraId="7811777C" w14:textId="691AA6FD" w:rsidR="00451E7D" w:rsidRPr="005F1ED3" w:rsidRDefault="005B488C" w:rsidP="005F1ED3">
    <w:pPr>
      <w:pStyle w:val="AuthorAffiliation"/>
    </w:pPr>
    <w:r>
      <w:t>Peralta-Guzmán &amp; Lopez-Chevalier 2026</w:t>
    </w:r>
    <w:r>
      <w:t xml:space="preserve"> (Supplementary Information)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56B5" w14:textId="77777777" w:rsidR="007B471A" w:rsidRDefault="007B471A" w:rsidP="004C08D8">
      <w:r>
        <w:separator/>
      </w:r>
    </w:p>
    <w:p w14:paraId="29314D40" w14:textId="77777777" w:rsidR="007B471A" w:rsidRDefault="007B471A" w:rsidP="004C08D8"/>
  </w:footnote>
  <w:footnote w:type="continuationSeparator" w:id="0">
    <w:p w14:paraId="7369F59E" w14:textId="77777777" w:rsidR="007B471A" w:rsidRDefault="007B471A" w:rsidP="004C08D8">
      <w:r>
        <w:continuationSeparator/>
      </w:r>
    </w:p>
    <w:p w14:paraId="43009C2B" w14:textId="77777777" w:rsidR="007B471A" w:rsidRDefault="007B471A" w:rsidP="004C08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47389617"/>
      <w:docPartObj>
        <w:docPartGallery w:val="Page Numbers (Top of Page)"/>
        <w:docPartUnique/>
      </w:docPartObj>
    </w:sdtPr>
    <w:sdtContent>
      <w:p w14:paraId="4CDA70A6" w14:textId="4B6BA1CE" w:rsidR="00451E7D" w:rsidRDefault="00451E7D" w:rsidP="004C08D8">
        <w:pPr>
          <w:pStyle w:val="Encabezado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33E27B7" w14:textId="269C2CFA" w:rsidR="00451E7D" w:rsidRDefault="00451E7D" w:rsidP="004C08D8">
    <w:pPr>
      <w:pStyle w:val="Encabezado"/>
    </w:pPr>
    <w:del w:id="0" w:author="Claude" w:date="2026-10-14T19:00:00Z">
      <w:r>
        <w:delText>[First Author] et al.</w:delText>
      </w:r>
    </w:del>
    <w:ins w:id="1" w:author="Claude" w:date="2026-10-14T19:00:00Z">
      <w:r>
        <w:t>Peralta-Guzmán &amp; Lopez-Chevalier</w:t>
      </w:r>
    </w:ins>
    <w:r>
      <w:t>, 2026 – Supplementary Information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09E2" w14:textId="417134E8" w:rsidR="00451E7D" w:rsidRPr="005A7C0F" w:rsidRDefault="00451E7D" w:rsidP="00451E7D">
    <w:pPr>
      <w:pStyle w:val="Encabezado"/>
      <w:jc w:val="center"/>
      <w:rPr>
        <w:rFonts w:ascii="Helvetica Oblique" w:hAnsi="Helvetica Oblique" w:cs="FiraGO Light"/>
        <w:i/>
        <w:sz w:val="18"/>
        <w:szCs w:val="18"/>
      </w:rPr>
    </w:pPr>
    <w:r>
      <w:rPr>
        <w:rFonts w:ascii="Helvetica Oblique" w:hAnsi="Helvetica Oblique" w:cs="FiraGO Light"/>
        <w:i/>
        <w:sz w:val="18"/>
        <w:szCs w:val="18"/>
      </w:rPr>
      <w:t>Mobilome expansion in hadal Shewanella benthica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6CA2B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35740"/>
    <w:multiLevelType w:val="hybridMultilevel"/>
    <w:tmpl w:val="8DAA2270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3962"/>
    <w:multiLevelType w:val="hybridMultilevel"/>
    <w:tmpl w:val="88FA5016"/>
    <w:lvl w:ilvl="0" w:tplc="6C48A5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50812"/>
    <w:multiLevelType w:val="hybridMultilevel"/>
    <w:tmpl w:val="45369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057C"/>
    <w:multiLevelType w:val="hybridMultilevel"/>
    <w:tmpl w:val="542EE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92774"/>
    <w:multiLevelType w:val="hybridMultilevel"/>
    <w:tmpl w:val="7388859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C267E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26825"/>
    <w:multiLevelType w:val="hybridMultilevel"/>
    <w:tmpl w:val="27B816E6"/>
    <w:lvl w:ilvl="0" w:tplc="EB5A6468">
      <w:start w:val="1"/>
      <w:numFmt w:val="upperLetter"/>
      <w:lvlText w:val="(%1)"/>
      <w:lvlJc w:val="left"/>
      <w:pPr>
        <w:ind w:left="720" w:hanging="360"/>
      </w:pPr>
    </w:lvl>
    <w:lvl w:ilvl="1" w:tplc="86A62E08">
      <w:start w:val="1"/>
      <w:numFmt w:val="lowerLetter"/>
      <w:lvlText w:val="%2."/>
      <w:lvlJc w:val="left"/>
      <w:pPr>
        <w:ind w:left="1440" w:hanging="360"/>
      </w:pPr>
    </w:lvl>
    <w:lvl w:ilvl="2" w:tplc="581C998C">
      <w:start w:val="1"/>
      <w:numFmt w:val="lowerRoman"/>
      <w:lvlText w:val="%3."/>
      <w:lvlJc w:val="right"/>
      <w:pPr>
        <w:ind w:left="2160" w:hanging="180"/>
      </w:pPr>
    </w:lvl>
    <w:lvl w:ilvl="3" w:tplc="14926A50">
      <w:start w:val="1"/>
      <w:numFmt w:val="decimal"/>
      <w:lvlText w:val="%4."/>
      <w:lvlJc w:val="left"/>
      <w:pPr>
        <w:ind w:left="2880" w:hanging="360"/>
      </w:pPr>
    </w:lvl>
    <w:lvl w:ilvl="4" w:tplc="063A2AC2">
      <w:start w:val="1"/>
      <w:numFmt w:val="lowerLetter"/>
      <w:lvlText w:val="%5."/>
      <w:lvlJc w:val="left"/>
      <w:pPr>
        <w:ind w:left="3600" w:hanging="360"/>
      </w:pPr>
    </w:lvl>
    <w:lvl w:ilvl="5" w:tplc="C0425538">
      <w:start w:val="1"/>
      <w:numFmt w:val="lowerRoman"/>
      <w:lvlText w:val="%6."/>
      <w:lvlJc w:val="right"/>
      <w:pPr>
        <w:ind w:left="4320" w:hanging="180"/>
      </w:pPr>
    </w:lvl>
    <w:lvl w:ilvl="6" w:tplc="BE16F948">
      <w:start w:val="1"/>
      <w:numFmt w:val="decimal"/>
      <w:lvlText w:val="%7."/>
      <w:lvlJc w:val="left"/>
      <w:pPr>
        <w:ind w:left="5040" w:hanging="360"/>
      </w:pPr>
    </w:lvl>
    <w:lvl w:ilvl="7" w:tplc="E49CC20E">
      <w:start w:val="1"/>
      <w:numFmt w:val="lowerLetter"/>
      <w:lvlText w:val="%8."/>
      <w:lvlJc w:val="left"/>
      <w:pPr>
        <w:ind w:left="5760" w:hanging="360"/>
      </w:pPr>
    </w:lvl>
    <w:lvl w:ilvl="8" w:tplc="0F3E045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F5DAC"/>
    <w:multiLevelType w:val="hybridMultilevel"/>
    <w:tmpl w:val="DECA7244"/>
    <w:lvl w:ilvl="0" w:tplc="E63C3F0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2E9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75034"/>
    <w:multiLevelType w:val="hybridMultilevel"/>
    <w:tmpl w:val="2D906FD2"/>
    <w:lvl w:ilvl="0" w:tplc="2D9C2068">
      <w:start w:val="1"/>
      <w:numFmt w:val="upperLetter"/>
      <w:lvlText w:val="(%1)"/>
      <w:lvlJc w:val="left"/>
      <w:pPr>
        <w:ind w:left="720" w:hanging="360"/>
      </w:pPr>
    </w:lvl>
    <w:lvl w:ilvl="1" w:tplc="7FDA44F2">
      <w:start w:val="1"/>
      <w:numFmt w:val="lowerLetter"/>
      <w:lvlText w:val="%2."/>
      <w:lvlJc w:val="left"/>
      <w:pPr>
        <w:ind w:left="1440" w:hanging="360"/>
      </w:pPr>
    </w:lvl>
    <w:lvl w:ilvl="2" w:tplc="856E3F4C">
      <w:start w:val="1"/>
      <w:numFmt w:val="lowerRoman"/>
      <w:lvlText w:val="%3."/>
      <w:lvlJc w:val="right"/>
      <w:pPr>
        <w:ind w:left="2160" w:hanging="180"/>
      </w:pPr>
    </w:lvl>
    <w:lvl w:ilvl="3" w:tplc="A0DC9134">
      <w:start w:val="1"/>
      <w:numFmt w:val="decimal"/>
      <w:lvlText w:val="%4."/>
      <w:lvlJc w:val="left"/>
      <w:pPr>
        <w:ind w:left="2880" w:hanging="360"/>
      </w:pPr>
    </w:lvl>
    <w:lvl w:ilvl="4" w:tplc="FE407138">
      <w:start w:val="1"/>
      <w:numFmt w:val="lowerLetter"/>
      <w:lvlText w:val="%5."/>
      <w:lvlJc w:val="left"/>
      <w:pPr>
        <w:ind w:left="3600" w:hanging="360"/>
      </w:pPr>
    </w:lvl>
    <w:lvl w:ilvl="5" w:tplc="05864EA6">
      <w:start w:val="1"/>
      <w:numFmt w:val="lowerRoman"/>
      <w:lvlText w:val="%6."/>
      <w:lvlJc w:val="right"/>
      <w:pPr>
        <w:ind w:left="4320" w:hanging="180"/>
      </w:pPr>
    </w:lvl>
    <w:lvl w:ilvl="6" w:tplc="954AB028">
      <w:start w:val="1"/>
      <w:numFmt w:val="decimal"/>
      <w:lvlText w:val="%7."/>
      <w:lvlJc w:val="left"/>
      <w:pPr>
        <w:ind w:left="5040" w:hanging="360"/>
      </w:pPr>
    </w:lvl>
    <w:lvl w:ilvl="7" w:tplc="8AB6CF04">
      <w:start w:val="1"/>
      <w:numFmt w:val="lowerLetter"/>
      <w:lvlText w:val="%8."/>
      <w:lvlJc w:val="left"/>
      <w:pPr>
        <w:ind w:left="5760" w:hanging="360"/>
      </w:pPr>
    </w:lvl>
    <w:lvl w:ilvl="8" w:tplc="8B828D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C3B2D"/>
    <w:multiLevelType w:val="hybridMultilevel"/>
    <w:tmpl w:val="DDEC3EF8"/>
    <w:lvl w:ilvl="0" w:tplc="167E233E">
      <w:start w:val="1"/>
      <w:numFmt w:val="upperLetter"/>
      <w:lvlText w:val="(%1)"/>
      <w:lvlJc w:val="left"/>
      <w:pPr>
        <w:ind w:left="720" w:hanging="360"/>
      </w:pPr>
    </w:lvl>
    <w:lvl w:ilvl="1" w:tplc="47AAB07A">
      <w:start w:val="1"/>
      <w:numFmt w:val="lowerLetter"/>
      <w:lvlText w:val="%2."/>
      <w:lvlJc w:val="left"/>
      <w:pPr>
        <w:ind w:left="1440" w:hanging="360"/>
      </w:pPr>
    </w:lvl>
    <w:lvl w:ilvl="2" w:tplc="EFEE2BE6">
      <w:start w:val="1"/>
      <w:numFmt w:val="lowerRoman"/>
      <w:lvlText w:val="%3."/>
      <w:lvlJc w:val="right"/>
      <w:pPr>
        <w:ind w:left="2160" w:hanging="180"/>
      </w:pPr>
    </w:lvl>
    <w:lvl w:ilvl="3" w:tplc="79426D60">
      <w:start w:val="1"/>
      <w:numFmt w:val="decimal"/>
      <w:lvlText w:val="%4."/>
      <w:lvlJc w:val="left"/>
      <w:pPr>
        <w:ind w:left="2880" w:hanging="360"/>
      </w:pPr>
    </w:lvl>
    <w:lvl w:ilvl="4" w:tplc="6E24E72A">
      <w:start w:val="1"/>
      <w:numFmt w:val="lowerLetter"/>
      <w:lvlText w:val="%5."/>
      <w:lvlJc w:val="left"/>
      <w:pPr>
        <w:ind w:left="3600" w:hanging="360"/>
      </w:pPr>
    </w:lvl>
    <w:lvl w:ilvl="5" w:tplc="E2649B4E">
      <w:start w:val="1"/>
      <w:numFmt w:val="lowerRoman"/>
      <w:lvlText w:val="%6."/>
      <w:lvlJc w:val="right"/>
      <w:pPr>
        <w:ind w:left="4320" w:hanging="180"/>
      </w:pPr>
    </w:lvl>
    <w:lvl w:ilvl="6" w:tplc="8244FFA0">
      <w:start w:val="1"/>
      <w:numFmt w:val="decimal"/>
      <w:lvlText w:val="%7."/>
      <w:lvlJc w:val="left"/>
      <w:pPr>
        <w:ind w:left="5040" w:hanging="360"/>
      </w:pPr>
    </w:lvl>
    <w:lvl w:ilvl="7" w:tplc="498269DE">
      <w:start w:val="1"/>
      <w:numFmt w:val="lowerLetter"/>
      <w:lvlText w:val="%8."/>
      <w:lvlJc w:val="left"/>
      <w:pPr>
        <w:ind w:left="5760" w:hanging="360"/>
      </w:pPr>
    </w:lvl>
    <w:lvl w:ilvl="8" w:tplc="F6CA274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37443"/>
    <w:multiLevelType w:val="hybridMultilevel"/>
    <w:tmpl w:val="8DAA2270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15813"/>
    <w:multiLevelType w:val="hybridMultilevel"/>
    <w:tmpl w:val="F9F0164A"/>
    <w:lvl w:ilvl="0" w:tplc="840C3D5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A184F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E5215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608D6"/>
    <w:multiLevelType w:val="hybridMultilevel"/>
    <w:tmpl w:val="FEAE20F4"/>
    <w:lvl w:ilvl="0" w:tplc="72885E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04295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B4C4D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30831"/>
    <w:multiLevelType w:val="hybridMultilevel"/>
    <w:tmpl w:val="46268A40"/>
    <w:lvl w:ilvl="0" w:tplc="F49A5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D4F0E"/>
    <w:multiLevelType w:val="hybridMultilevel"/>
    <w:tmpl w:val="00866D1E"/>
    <w:lvl w:ilvl="0" w:tplc="86A847E6">
      <w:start w:val="1"/>
      <w:numFmt w:val="upperLetter"/>
      <w:lvlText w:val="(%1)"/>
      <w:lvlJc w:val="left"/>
      <w:pPr>
        <w:ind w:left="720" w:hanging="360"/>
      </w:pPr>
    </w:lvl>
    <w:lvl w:ilvl="1" w:tplc="B3A66506">
      <w:start w:val="1"/>
      <w:numFmt w:val="lowerLetter"/>
      <w:lvlText w:val="%2."/>
      <w:lvlJc w:val="left"/>
      <w:pPr>
        <w:ind w:left="1440" w:hanging="360"/>
      </w:pPr>
    </w:lvl>
    <w:lvl w:ilvl="2" w:tplc="1ADA69D6">
      <w:start w:val="1"/>
      <w:numFmt w:val="lowerRoman"/>
      <w:lvlText w:val="%3."/>
      <w:lvlJc w:val="right"/>
      <w:pPr>
        <w:ind w:left="2160" w:hanging="180"/>
      </w:pPr>
    </w:lvl>
    <w:lvl w:ilvl="3" w:tplc="8F3C5DF4">
      <w:start w:val="1"/>
      <w:numFmt w:val="decimal"/>
      <w:lvlText w:val="%4."/>
      <w:lvlJc w:val="left"/>
      <w:pPr>
        <w:ind w:left="2880" w:hanging="360"/>
      </w:pPr>
    </w:lvl>
    <w:lvl w:ilvl="4" w:tplc="DFBE3FFC">
      <w:start w:val="1"/>
      <w:numFmt w:val="lowerLetter"/>
      <w:lvlText w:val="%5."/>
      <w:lvlJc w:val="left"/>
      <w:pPr>
        <w:ind w:left="3600" w:hanging="360"/>
      </w:pPr>
    </w:lvl>
    <w:lvl w:ilvl="5" w:tplc="0172AB5C">
      <w:start w:val="1"/>
      <w:numFmt w:val="lowerRoman"/>
      <w:lvlText w:val="%6."/>
      <w:lvlJc w:val="right"/>
      <w:pPr>
        <w:ind w:left="4320" w:hanging="180"/>
      </w:pPr>
    </w:lvl>
    <w:lvl w:ilvl="6" w:tplc="73BEC752">
      <w:start w:val="1"/>
      <w:numFmt w:val="decimal"/>
      <w:lvlText w:val="%7."/>
      <w:lvlJc w:val="left"/>
      <w:pPr>
        <w:ind w:left="5040" w:hanging="360"/>
      </w:pPr>
    </w:lvl>
    <w:lvl w:ilvl="7" w:tplc="38244A50">
      <w:start w:val="1"/>
      <w:numFmt w:val="lowerLetter"/>
      <w:lvlText w:val="%8."/>
      <w:lvlJc w:val="left"/>
      <w:pPr>
        <w:ind w:left="5760" w:hanging="360"/>
      </w:pPr>
    </w:lvl>
    <w:lvl w:ilvl="8" w:tplc="71EE13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F00A5E"/>
    <w:multiLevelType w:val="hybridMultilevel"/>
    <w:tmpl w:val="18E21B36"/>
    <w:lvl w:ilvl="0" w:tplc="84DC7E7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DD2EE5"/>
    <w:multiLevelType w:val="hybridMultilevel"/>
    <w:tmpl w:val="859C28F2"/>
    <w:lvl w:ilvl="0" w:tplc="152EE64A">
      <w:start w:val="1"/>
      <w:numFmt w:val="upperLetter"/>
      <w:lvlText w:val="(%1)"/>
      <w:lvlJc w:val="left"/>
      <w:pPr>
        <w:ind w:left="720" w:hanging="360"/>
      </w:pPr>
    </w:lvl>
    <w:lvl w:ilvl="1" w:tplc="512EDB9C">
      <w:start w:val="1"/>
      <w:numFmt w:val="lowerLetter"/>
      <w:lvlText w:val="%2."/>
      <w:lvlJc w:val="left"/>
      <w:pPr>
        <w:ind w:left="1440" w:hanging="360"/>
      </w:pPr>
    </w:lvl>
    <w:lvl w:ilvl="2" w:tplc="A3F683E2">
      <w:start w:val="1"/>
      <w:numFmt w:val="lowerRoman"/>
      <w:lvlText w:val="%3."/>
      <w:lvlJc w:val="right"/>
      <w:pPr>
        <w:ind w:left="2160" w:hanging="180"/>
      </w:pPr>
    </w:lvl>
    <w:lvl w:ilvl="3" w:tplc="DEA29EF2">
      <w:start w:val="1"/>
      <w:numFmt w:val="decimal"/>
      <w:lvlText w:val="%4."/>
      <w:lvlJc w:val="left"/>
      <w:pPr>
        <w:ind w:left="2880" w:hanging="360"/>
      </w:pPr>
    </w:lvl>
    <w:lvl w:ilvl="4" w:tplc="175C751A">
      <w:start w:val="1"/>
      <w:numFmt w:val="lowerLetter"/>
      <w:lvlText w:val="%5."/>
      <w:lvlJc w:val="left"/>
      <w:pPr>
        <w:ind w:left="3600" w:hanging="360"/>
      </w:pPr>
    </w:lvl>
    <w:lvl w:ilvl="5" w:tplc="DAFEFE64">
      <w:start w:val="1"/>
      <w:numFmt w:val="lowerRoman"/>
      <w:lvlText w:val="%6."/>
      <w:lvlJc w:val="right"/>
      <w:pPr>
        <w:ind w:left="4320" w:hanging="180"/>
      </w:pPr>
    </w:lvl>
    <w:lvl w:ilvl="6" w:tplc="D5D4A236">
      <w:start w:val="1"/>
      <w:numFmt w:val="decimal"/>
      <w:lvlText w:val="%7."/>
      <w:lvlJc w:val="left"/>
      <w:pPr>
        <w:ind w:left="5040" w:hanging="360"/>
      </w:pPr>
    </w:lvl>
    <w:lvl w:ilvl="7" w:tplc="6232A7D6">
      <w:start w:val="1"/>
      <w:numFmt w:val="lowerLetter"/>
      <w:lvlText w:val="%8."/>
      <w:lvlJc w:val="left"/>
      <w:pPr>
        <w:ind w:left="5760" w:hanging="360"/>
      </w:pPr>
    </w:lvl>
    <w:lvl w:ilvl="8" w:tplc="67ACB9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E5F3D"/>
    <w:multiLevelType w:val="hybridMultilevel"/>
    <w:tmpl w:val="8DAA2270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A57D6"/>
    <w:multiLevelType w:val="hybridMultilevel"/>
    <w:tmpl w:val="E370CA56"/>
    <w:lvl w:ilvl="0" w:tplc="BCCA2AC6">
      <w:start w:val="1"/>
      <w:numFmt w:val="upperLetter"/>
      <w:lvlText w:val="(%1)"/>
      <w:lvlJc w:val="left"/>
      <w:pPr>
        <w:ind w:left="720" w:hanging="360"/>
      </w:pPr>
    </w:lvl>
    <w:lvl w:ilvl="1" w:tplc="5AFE5E2C">
      <w:start w:val="1"/>
      <w:numFmt w:val="lowerLetter"/>
      <w:lvlText w:val="%2."/>
      <w:lvlJc w:val="left"/>
      <w:pPr>
        <w:ind w:left="1440" w:hanging="360"/>
      </w:pPr>
    </w:lvl>
    <w:lvl w:ilvl="2" w:tplc="29761BEA">
      <w:start w:val="1"/>
      <w:numFmt w:val="lowerRoman"/>
      <w:lvlText w:val="%3."/>
      <w:lvlJc w:val="right"/>
      <w:pPr>
        <w:ind w:left="2160" w:hanging="180"/>
      </w:pPr>
    </w:lvl>
    <w:lvl w:ilvl="3" w:tplc="2AC88860">
      <w:start w:val="1"/>
      <w:numFmt w:val="decimal"/>
      <w:lvlText w:val="%4."/>
      <w:lvlJc w:val="left"/>
      <w:pPr>
        <w:ind w:left="2880" w:hanging="360"/>
      </w:pPr>
    </w:lvl>
    <w:lvl w:ilvl="4" w:tplc="6862D25A">
      <w:start w:val="1"/>
      <w:numFmt w:val="lowerLetter"/>
      <w:lvlText w:val="%5."/>
      <w:lvlJc w:val="left"/>
      <w:pPr>
        <w:ind w:left="3600" w:hanging="360"/>
      </w:pPr>
    </w:lvl>
    <w:lvl w:ilvl="5" w:tplc="70F85B68">
      <w:start w:val="1"/>
      <w:numFmt w:val="lowerRoman"/>
      <w:lvlText w:val="%6."/>
      <w:lvlJc w:val="right"/>
      <w:pPr>
        <w:ind w:left="4320" w:hanging="180"/>
      </w:pPr>
    </w:lvl>
    <w:lvl w:ilvl="6" w:tplc="30D84966">
      <w:start w:val="1"/>
      <w:numFmt w:val="decimal"/>
      <w:lvlText w:val="%7."/>
      <w:lvlJc w:val="left"/>
      <w:pPr>
        <w:ind w:left="5040" w:hanging="360"/>
      </w:pPr>
    </w:lvl>
    <w:lvl w:ilvl="7" w:tplc="25C20378">
      <w:start w:val="1"/>
      <w:numFmt w:val="lowerLetter"/>
      <w:lvlText w:val="%8."/>
      <w:lvlJc w:val="left"/>
      <w:pPr>
        <w:ind w:left="5760" w:hanging="360"/>
      </w:pPr>
    </w:lvl>
    <w:lvl w:ilvl="8" w:tplc="7DFEEEA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E6B05"/>
    <w:multiLevelType w:val="hybridMultilevel"/>
    <w:tmpl w:val="8DAA2270"/>
    <w:lvl w:ilvl="0" w:tplc="FFFFFFFF">
      <w:start w:val="1"/>
      <w:numFmt w:val="lowerLetter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45A9D"/>
    <w:multiLevelType w:val="hybridMultilevel"/>
    <w:tmpl w:val="8DAA2270"/>
    <w:lvl w:ilvl="0" w:tplc="1B9ED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D634CE"/>
    <w:multiLevelType w:val="hybridMultilevel"/>
    <w:tmpl w:val="1C928DCA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0A7191"/>
    <w:multiLevelType w:val="hybridMultilevel"/>
    <w:tmpl w:val="46268A40"/>
    <w:lvl w:ilvl="0" w:tplc="F49A5B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944875">
    <w:abstractNumId w:val="0"/>
  </w:num>
  <w:num w:numId="2" w16cid:durableId="1517574721">
    <w:abstractNumId w:val="3"/>
  </w:num>
  <w:num w:numId="3" w16cid:durableId="1155949748">
    <w:abstractNumId w:val="20"/>
  </w:num>
  <w:num w:numId="4" w16cid:durableId="1406604419">
    <w:abstractNumId w:val="10"/>
  </w:num>
  <w:num w:numId="5" w16cid:durableId="2084637708">
    <w:abstractNumId w:val="24"/>
  </w:num>
  <w:num w:numId="6" w16cid:durableId="1357539093">
    <w:abstractNumId w:val="22"/>
  </w:num>
  <w:num w:numId="7" w16cid:durableId="1693534478">
    <w:abstractNumId w:val="21"/>
  </w:num>
  <w:num w:numId="8" w16cid:durableId="479808109">
    <w:abstractNumId w:val="7"/>
  </w:num>
  <w:num w:numId="9" w16cid:durableId="247228303">
    <w:abstractNumId w:val="11"/>
  </w:num>
  <w:num w:numId="10" w16cid:durableId="1071121577">
    <w:abstractNumId w:val="16"/>
  </w:num>
  <w:num w:numId="11" w16cid:durableId="692920044">
    <w:abstractNumId w:val="4"/>
  </w:num>
  <w:num w:numId="12" w16cid:durableId="2047942408">
    <w:abstractNumId w:val="19"/>
  </w:num>
  <w:num w:numId="13" w16cid:durableId="77990848">
    <w:abstractNumId w:val="28"/>
  </w:num>
  <w:num w:numId="14" w16cid:durableId="79372373">
    <w:abstractNumId w:val="13"/>
  </w:num>
  <w:num w:numId="15" w16cid:durableId="46682730">
    <w:abstractNumId w:val="12"/>
  </w:num>
  <w:num w:numId="16" w16cid:durableId="404955102">
    <w:abstractNumId w:val="6"/>
  </w:num>
  <w:num w:numId="17" w16cid:durableId="1648240489">
    <w:abstractNumId w:val="15"/>
  </w:num>
  <w:num w:numId="18" w16cid:durableId="1203832945">
    <w:abstractNumId w:val="9"/>
  </w:num>
  <w:num w:numId="19" w16cid:durableId="2026980992">
    <w:abstractNumId w:val="18"/>
  </w:num>
  <w:num w:numId="20" w16cid:durableId="1331368734">
    <w:abstractNumId w:val="26"/>
  </w:num>
  <w:num w:numId="21" w16cid:durableId="1482235599">
    <w:abstractNumId w:val="2"/>
  </w:num>
  <w:num w:numId="22" w16cid:durableId="1565602037">
    <w:abstractNumId w:val="1"/>
  </w:num>
  <w:num w:numId="23" w16cid:durableId="1373187006">
    <w:abstractNumId w:val="25"/>
  </w:num>
  <w:num w:numId="24" w16cid:durableId="102379945">
    <w:abstractNumId w:val="14"/>
  </w:num>
  <w:num w:numId="25" w16cid:durableId="1828782459">
    <w:abstractNumId w:val="17"/>
  </w:num>
  <w:num w:numId="26" w16cid:durableId="2006933199">
    <w:abstractNumId w:val="23"/>
  </w:num>
  <w:num w:numId="27" w16cid:durableId="1995454176">
    <w:abstractNumId w:val="27"/>
  </w:num>
  <w:num w:numId="28" w16cid:durableId="1709259695">
    <w:abstractNumId w:val="8"/>
  </w:num>
  <w:num w:numId="29" w16cid:durableId="1992906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64"/>
    <w:rsid w:val="00001E82"/>
    <w:rsid w:val="0001097D"/>
    <w:rsid w:val="00014D45"/>
    <w:rsid w:val="000243C9"/>
    <w:rsid w:val="000364AF"/>
    <w:rsid w:val="00041920"/>
    <w:rsid w:val="000511AE"/>
    <w:rsid w:val="000617D7"/>
    <w:rsid w:val="00067166"/>
    <w:rsid w:val="00085AD2"/>
    <w:rsid w:val="00093E7F"/>
    <w:rsid w:val="000958EF"/>
    <w:rsid w:val="000A139C"/>
    <w:rsid w:val="000A534D"/>
    <w:rsid w:val="000B1B4D"/>
    <w:rsid w:val="000B61CD"/>
    <w:rsid w:val="000E2EB5"/>
    <w:rsid w:val="00101F99"/>
    <w:rsid w:val="00122A1E"/>
    <w:rsid w:val="00130995"/>
    <w:rsid w:val="00131265"/>
    <w:rsid w:val="00140B57"/>
    <w:rsid w:val="00140C9A"/>
    <w:rsid w:val="0014754A"/>
    <w:rsid w:val="00172436"/>
    <w:rsid w:val="00180850"/>
    <w:rsid w:val="00186510"/>
    <w:rsid w:val="001878A5"/>
    <w:rsid w:val="001A2869"/>
    <w:rsid w:val="001B02BF"/>
    <w:rsid w:val="001B3804"/>
    <w:rsid w:val="001B478E"/>
    <w:rsid w:val="001B6651"/>
    <w:rsid w:val="001D0759"/>
    <w:rsid w:val="001E047B"/>
    <w:rsid w:val="001E2C58"/>
    <w:rsid w:val="001E7770"/>
    <w:rsid w:val="001F0950"/>
    <w:rsid w:val="001F5378"/>
    <w:rsid w:val="001F543C"/>
    <w:rsid w:val="002045DC"/>
    <w:rsid w:val="002065AC"/>
    <w:rsid w:val="002247C2"/>
    <w:rsid w:val="002259C4"/>
    <w:rsid w:val="002331A1"/>
    <w:rsid w:val="00250A80"/>
    <w:rsid w:val="0027284E"/>
    <w:rsid w:val="00277A48"/>
    <w:rsid w:val="00280002"/>
    <w:rsid w:val="00293FD3"/>
    <w:rsid w:val="002952CB"/>
    <w:rsid w:val="002A1DD3"/>
    <w:rsid w:val="002D08E4"/>
    <w:rsid w:val="002D191C"/>
    <w:rsid w:val="002D2398"/>
    <w:rsid w:val="002E28EA"/>
    <w:rsid w:val="002F3F76"/>
    <w:rsid w:val="00307722"/>
    <w:rsid w:val="00343E84"/>
    <w:rsid w:val="00346B56"/>
    <w:rsid w:val="00355531"/>
    <w:rsid w:val="0037185C"/>
    <w:rsid w:val="00383D47"/>
    <w:rsid w:val="003B750A"/>
    <w:rsid w:val="003D5F8A"/>
    <w:rsid w:val="003E0533"/>
    <w:rsid w:val="003E1391"/>
    <w:rsid w:val="00401154"/>
    <w:rsid w:val="00425607"/>
    <w:rsid w:val="00433159"/>
    <w:rsid w:val="004360DE"/>
    <w:rsid w:val="00441C5E"/>
    <w:rsid w:val="0044269D"/>
    <w:rsid w:val="00451E7D"/>
    <w:rsid w:val="0045764B"/>
    <w:rsid w:val="00464385"/>
    <w:rsid w:val="00470193"/>
    <w:rsid w:val="00470694"/>
    <w:rsid w:val="004725BB"/>
    <w:rsid w:val="004728A3"/>
    <w:rsid w:val="0048497C"/>
    <w:rsid w:val="00493CFE"/>
    <w:rsid w:val="004B07AC"/>
    <w:rsid w:val="004B522C"/>
    <w:rsid w:val="004C08D8"/>
    <w:rsid w:val="004C7D1B"/>
    <w:rsid w:val="004D455F"/>
    <w:rsid w:val="004F1B9D"/>
    <w:rsid w:val="00504DFB"/>
    <w:rsid w:val="00511136"/>
    <w:rsid w:val="00513932"/>
    <w:rsid w:val="00524BCB"/>
    <w:rsid w:val="005259F1"/>
    <w:rsid w:val="00527A60"/>
    <w:rsid w:val="00531D9E"/>
    <w:rsid w:val="00540BBF"/>
    <w:rsid w:val="00546F1F"/>
    <w:rsid w:val="005508A7"/>
    <w:rsid w:val="00553E39"/>
    <w:rsid w:val="005559A3"/>
    <w:rsid w:val="00555C30"/>
    <w:rsid w:val="005639FE"/>
    <w:rsid w:val="00575070"/>
    <w:rsid w:val="00581CB1"/>
    <w:rsid w:val="00590D52"/>
    <w:rsid w:val="0059156B"/>
    <w:rsid w:val="0059212C"/>
    <w:rsid w:val="005A7C0F"/>
    <w:rsid w:val="005B488C"/>
    <w:rsid w:val="005C571F"/>
    <w:rsid w:val="005D3924"/>
    <w:rsid w:val="005F0B23"/>
    <w:rsid w:val="005F1ED3"/>
    <w:rsid w:val="00606404"/>
    <w:rsid w:val="00625776"/>
    <w:rsid w:val="006276A3"/>
    <w:rsid w:val="0063074F"/>
    <w:rsid w:val="006327AB"/>
    <w:rsid w:val="00632853"/>
    <w:rsid w:val="00633619"/>
    <w:rsid w:val="00634D23"/>
    <w:rsid w:val="00680749"/>
    <w:rsid w:val="006A2470"/>
    <w:rsid w:val="006B0284"/>
    <w:rsid w:val="006C04FF"/>
    <w:rsid w:val="006E0F62"/>
    <w:rsid w:val="006F38E8"/>
    <w:rsid w:val="006F6D2B"/>
    <w:rsid w:val="00701F2F"/>
    <w:rsid w:val="00713192"/>
    <w:rsid w:val="00715F68"/>
    <w:rsid w:val="007235D8"/>
    <w:rsid w:val="007541A8"/>
    <w:rsid w:val="00774CFF"/>
    <w:rsid w:val="00781102"/>
    <w:rsid w:val="007914E1"/>
    <w:rsid w:val="00794D6C"/>
    <w:rsid w:val="007A53E9"/>
    <w:rsid w:val="007A549B"/>
    <w:rsid w:val="007A6289"/>
    <w:rsid w:val="007B0FBA"/>
    <w:rsid w:val="007B2A79"/>
    <w:rsid w:val="007B3D74"/>
    <w:rsid w:val="007B471A"/>
    <w:rsid w:val="007B47A2"/>
    <w:rsid w:val="007D2E4E"/>
    <w:rsid w:val="007D72EC"/>
    <w:rsid w:val="007E4B79"/>
    <w:rsid w:val="007E502F"/>
    <w:rsid w:val="00816998"/>
    <w:rsid w:val="008378D8"/>
    <w:rsid w:val="008401CB"/>
    <w:rsid w:val="0084214A"/>
    <w:rsid w:val="00843128"/>
    <w:rsid w:val="008453B4"/>
    <w:rsid w:val="00847704"/>
    <w:rsid w:val="0085084C"/>
    <w:rsid w:val="00851AD4"/>
    <w:rsid w:val="00853560"/>
    <w:rsid w:val="00855AC3"/>
    <w:rsid w:val="0087133D"/>
    <w:rsid w:val="008873B9"/>
    <w:rsid w:val="00892B5D"/>
    <w:rsid w:val="008B30A2"/>
    <w:rsid w:val="008B39EA"/>
    <w:rsid w:val="008C5723"/>
    <w:rsid w:val="008E71B3"/>
    <w:rsid w:val="008F00C6"/>
    <w:rsid w:val="009140F8"/>
    <w:rsid w:val="00922A28"/>
    <w:rsid w:val="009306E5"/>
    <w:rsid w:val="00930F50"/>
    <w:rsid w:val="00932712"/>
    <w:rsid w:val="0093599A"/>
    <w:rsid w:val="00937E63"/>
    <w:rsid w:val="00960DC6"/>
    <w:rsid w:val="00966760"/>
    <w:rsid w:val="00984B9B"/>
    <w:rsid w:val="00990A0E"/>
    <w:rsid w:val="009A52C7"/>
    <w:rsid w:val="009B4970"/>
    <w:rsid w:val="009D00B8"/>
    <w:rsid w:val="009D0A99"/>
    <w:rsid w:val="009D5D52"/>
    <w:rsid w:val="009E1874"/>
    <w:rsid w:val="009E7206"/>
    <w:rsid w:val="009F12C4"/>
    <w:rsid w:val="00A075AF"/>
    <w:rsid w:val="00A22F9C"/>
    <w:rsid w:val="00A23266"/>
    <w:rsid w:val="00A27603"/>
    <w:rsid w:val="00A345CD"/>
    <w:rsid w:val="00A5631F"/>
    <w:rsid w:val="00A60539"/>
    <w:rsid w:val="00A64E69"/>
    <w:rsid w:val="00A67E82"/>
    <w:rsid w:val="00A82862"/>
    <w:rsid w:val="00A82905"/>
    <w:rsid w:val="00A8385B"/>
    <w:rsid w:val="00A8538A"/>
    <w:rsid w:val="00A918EE"/>
    <w:rsid w:val="00AA39D0"/>
    <w:rsid w:val="00AC6EF1"/>
    <w:rsid w:val="00AE2E9D"/>
    <w:rsid w:val="00AF1002"/>
    <w:rsid w:val="00AF2D02"/>
    <w:rsid w:val="00B00C4E"/>
    <w:rsid w:val="00B0158F"/>
    <w:rsid w:val="00B01966"/>
    <w:rsid w:val="00B06620"/>
    <w:rsid w:val="00B0691C"/>
    <w:rsid w:val="00B07AC6"/>
    <w:rsid w:val="00B1504F"/>
    <w:rsid w:val="00B154E4"/>
    <w:rsid w:val="00B37116"/>
    <w:rsid w:val="00B4753D"/>
    <w:rsid w:val="00B679F0"/>
    <w:rsid w:val="00B9323E"/>
    <w:rsid w:val="00B95B4B"/>
    <w:rsid w:val="00BA1D69"/>
    <w:rsid w:val="00BA6221"/>
    <w:rsid w:val="00BA7EC9"/>
    <w:rsid w:val="00BC2D5E"/>
    <w:rsid w:val="00BC7641"/>
    <w:rsid w:val="00BD39F2"/>
    <w:rsid w:val="00BD66DC"/>
    <w:rsid w:val="00BD695D"/>
    <w:rsid w:val="00BE3968"/>
    <w:rsid w:val="00BF24B3"/>
    <w:rsid w:val="00BF2A6A"/>
    <w:rsid w:val="00BF3959"/>
    <w:rsid w:val="00BF7C64"/>
    <w:rsid w:val="00C10011"/>
    <w:rsid w:val="00C10117"/>
    <w:rsid w:val="00C120A5"/>
    <w:rsid w:val="00C244F0"/>
    <w:rsid w:val="00C51ECC"/>
    <w:rsid w:val="00C9674F"/>
    <w:rsid w:val="00C97E55"/>
    <w:rsid w:val="00CA0179"/>
    <w:rsid w:val="00CA76C5"/>
    <w:rsid w:val="00CA7C0A"/>
    <w:rsid w:val="00CB7076"/>
    <w:rsid w:val="00CD7F86"/>
    <w:rsid w:val="00CE72FA"/>
    <w:rsid w:val="00CF12C6"/>
    <w:rsid w:val="00D01DC2"/>
    <w:rsid w:val="00D0539F"/>
    <w:rsid w:val="00D27EB8"/>
    <w:rsid w:val="00D3337B"/>
    <w:rsid w:val="00D44BCB"/>
    <w:rsid w:val="00D45B02"/>
    <w:rsid w:val="00D46F6A"/>
    <w:rsid w:val="00D51892"/>
    <w:rsid w:val="00D54C72"/>
    <w:rsid w:val="00D55D6F"/>
    <w:rsid w:val="00D74138"/>
    <w:rsid w:val="00D90494"/>
    <w:rsid w:val="00D97C81"/>
    <w:rsid w:val="00DA0C08"/>
    <w:rsid w:val="00DA345C"/>
    <w:rsid w:val="00DF5E47"/>
    <w:rsid w:val="00E17CC0"/>
    <w:rsid w:val="00E51D30"/>
    <w:rsid w:val="00E54332"/>
    <w:rsid w:val="00E617AA"/>
    <w:rsid w:val="00E63325"/>
    <w:rsid w:val="00E77D8C"/>
    <w:rsid w:val="00E86775"/>
    <w:rsid w:val="00E87888"/>
    <w:rsid w:val="00E96118"/>
    <w:rsid w:val="00EA13BC"/>
    <w:rsid w:val="00EA2708"/>
    <w:rsid w:val="00EA61AC"/>
    <w:rsid w:val="00ED5DDD"/>
    <w:rsid w:val="00EE20F8"/>
    <w:rsid w:val="00EE507C"/>
    <w:rsid w:val="00EE6E85"/>
    <w:rsid w:val="00EF0FC3"/>
    <w:rsid w:val="00F13CDF"/>
    <w:rsid w:val="00F30D00"/>
    <w:rsid w:val="00F31CBB"/>
    <w:rsid w:val="00F35A60"/>
    <w:rsid w:val="00F43383"/>
    <w:rsid w:val="00F45746"/>
    <w:rsid w:val="00F5142A"/>
    <w:rsid w:val="00F517D6"/>
    <w:rsid w:val="00F55A1D"/>
    <w:rsid w:val="00F72700"/>
    <w:rsid w:val="00F84896"/>
    <w:rsid w:val="00F91E7F"/>
    <w:rsid w:val="00F95320"/>
    <w:rsid w:val="00F9737F"/>
    <w:rsid w:val="00F97510"/>
    <w:rsid w:val="00FD0F4E"/>
    <w:rsid w:val="00FE100E"/>
    <w:rsid w:val="00FE6BA4"/>
    <w:rsid w:val="00FF06AC"/>
    <w:rsid w:val="00FF527D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781D74"/>
  <w15:docId w15:val="{F321D3C9-C69E-4185-8963-7F72D285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BA4"/>
    <w:pPr>
      <w:jc w:val="both"/>
    </w:pPr>
    <w:rPr>
      <w:rFonts w:ascii="STIX Two Text" w:hAnsi="STIX Two Text" w:cs="Arial"/>
      <w:color w:val="000000" w:themeColor="text1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24BCB"/>
    <w:pPr>
      <w:keepNext/>
      <w:spacing w:before="120"/>
      <w:outlineLvl w:val="0"/>
    </w:pPr>
    <w:rPr>
      <w:rFonts w:ascii="Helvetica" w:eastAsiaTheme="majorEastAsia" w:hAnsi="Helvetica" w:cs="FiraGO"/>
      <w:b/>
      <w:bCs/>
      <w:color w:val="C00000"/>
      <w:kern w:val="32"/>
      <w:sz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C0F"/>
    <w:pPr>
      <w:keepNext/>
      <w:outlineLvl w:val="1"/>
    </w:pPr>
    <w:rPr>
      <w:rFonts w:ascii="Helvetica" w:eastAsiaTheme="majorEastAsia" w:hAnsi="Helvetica"/>
      <w:b/>
      <w:bCs/>
      <w:iCs/>
      <w:color w:val="C00000"/>
      <w:sz w:val="1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764B"/>
    <w:pPr>
      <w:keepNext/>
      <w:spacing w:after="60"/>
      <w:outlineLvl w:val="2"/>
    </w:pPr>
    <w:rPr>
      <w:rFonts w:ascii="Arial" w:eastAsiaTheme="majorEastAsia" w:hAnsi="Arial"/>
      <w:b/>
      <w:bCs/>
      <w:color w:val="C00000"/>
      <w:sz w:val="1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C6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C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C64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C64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C64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C6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BCB"/>
    <w:rPr>
      <w:rFonts w:ascii="Helvetica" w:eastAsiaTheme="majorEastAsia" w:hAnsi="Helvetica" w:cs="FiraGO"/>
      <w:b/>
      <w:bCs/>
      <w:color w:val="C00000"/>
      <w:kern w:val="32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5A7C0F"/>
    <w:rPr>
      <w:rFonts w:ascii="Helvetica" w:eastAsiaTheme="majorEastAsia" w:hAnsi="Helvetica" w:cs="Arial"/>
      <w:b/>
      <w:bCs/>
      <w:iCs/>
      <w:color w:val="C00000"/>
      <w:sz w:val="1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5764B"/>
    <w:rPr>
      <w:rFonts w:ascii="Arial" w:eastAsiaTheme="majorEastAsia" w:hAnsi="Arial"/>
      <w:b/>
      <w:bCs/>
      <w:color w:val="C00000"/>
      <w:sz w:val="1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C64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C64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C64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C64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C64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C64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ar"/>
    <w:uiPriority w:val="10"/>
    <w:qFormat/>
    <w:rsid w:val="00FE6BA4"/>
    <w:pPr>
      <w:spacing w:before="240" w:after="60"/>
      <w:jc w:val="left"/>
      <w:outlineLvl w:val="0"/>
    </w:pPr>
    <w:rPr>
      <w:rFonts w:ascii="Helvetica" w:eastAsiaTheme="majorEastAsia" w:hAnsi="Helvetica" w:cs="FiraGO Medium"/>
      <w:b/>
      <w:bCs/>
      <w:kern w:val="28"/>
      <w:sz w:val="42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FE6BA4"/>
    <w:rPr>
      <w:rFonts w:ascii="Helvetica" w:eastAsiaTheme="majorEastAsia" w:hAnsi="Helvetica" w:cs="FiraGO Medium"/>
      <w:b/>
      <w:bCs/>
      <w:color w:val="000000" w:themeColor="text1"/>
      <w:kern w:val="28"/>
      <w:sz w:val="42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C6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BF7C64"/>
    <w:rPr>
      <w:rFonts w:asciiTheme="majorHAnsi" w:eastAsiaTheme="majorEastAsia" w:hAnsiTheme="majorHAnsi"/>
      <w:sz w:val="24"/>
      <w:szCs w:val="24"/>
    </w:rPr>
  </w:style>
  <w:style w:type="character" w:styleId="Fuerte">
    <w:name w:val="Strong"/>
    <w:basedOn w:val="Fuentedeprrafopredeter"/>
    <w:uiPriority w:val="22"/>
    <w:qFormat/>
    <w:rsid w:val="00BF7C64"/>
    <w:rPr>
      <w:b/>
      <w:bCs/>
    </w:rPr>
  </w:style>
  <w:style w:type="character" w:styleId="nfasis">
    <w:name w:val="Emphasis"/>
    <w:basedOn w:val="Fuentedeprrafopredeter"/>
    <w:uiPriority w:val="20"/>
    <w:qFormat/>
    <w:rsid w:val="00BF7C64"/>
    <w:rPr>
      <w:rFonts w:asciiTheme="minorHAnsi" w:hAnsiTheme="minorHAnsi"/>
      <w:b/>
      <w:i/>
      <w:iCs/>
    </w:rPr>
  </w:style>
  <w:style w:type="paragraph" w:customStyle="1" w:styleId="AuthorNameSuperscript">
    <w:name w:val="Author Name Superscript"/>
    <w:basedOn w:val="AuthorName"/>
    <w:link w:val="AuthorNameSuperscriptTegn"/>
    <w:qFormat/>
    <w:rsid w:val="00FE6BA4"/>
    <w:rPr>
      <w:color w:val="C00000"/>
      <w:vertAlign w:val="superscript"/>
    </w:rPr>
  </w:style>
  <w:style w:type="paragraph" w:styleId="Prrafodelista">
    <w:name w:val="List Paragraph"/>
    <w:basedOn w:val="Normal"/>
    <w:uiPriority w:val="34"/>
    <w:qFormat/>
    <w:rsid w:val="00BF7C6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BF7C64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BF7C64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C64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C64"/>
    <w:rPr>
      <w:b/>
      <w:i/>
      <w:sz w:val="24"/>
    </w:rPr>
  </w:style>
  <w:style w:type="character" w:styleId="nfasissutil">
    <w:name w:val="Subtle Emphasis"/>
    <w:uiPriority w:val="19"/>
    <w:qFormat/>
    <w:rsid w:val="00BF7C64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BF7C64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BF7C64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BF7C64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BF7C64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F7C64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94D6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4D6C"/>
    <w:rPr>
      <w:rFonts w:ascii="Times New Roman" w:hAnsi="Times New Roman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94D6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D6C"/>
    <w:rPr>
      <w:rFonts w:ascii="Times New Roman" w:hAnsi="Times New Roman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794D6C"/>
    <w:rPr>
      <w:color w:val="0563C1" w:themeColor="hyperlink"/>
      <w:u w:val="single"/>
    </w:rPr>
  </w:style>
  <w:style w:type="character" w:customStyle="1" w:styleId="AuthorNameSuperscriptTegn">
    <w:name w:val="Author Name Superscript Tegn"/>
    <w:basedOn w:val="AuthorNameTegn"/>
    <w:link w:val="AuthorNameSuperscript"/>
    <w:rsid w:val="00FE6BA4"/>
    <w:rPr>
      <w:rFonts w:ascii="Helvetica" w:hAnsi="Helvetica" w:cs="FiraGO Medium"/>
      <w:b/>
      <w:color w:val="C00000"/>
      <w:sz w:val="20"/>
      <w:szCs w:val="20"/>
      <w:vertAlign w:val="superscript"/>
    </w:rPr>
  </w:style>
  <w:style w:type="paragraph" w:customStyle="1" w:styleId="MethodsTextwithTab">
    <w:name w:val="Methods Text with Tab"/>
    <w:basedOn w:val="MethodsText"/>
    <w:qFormat/>
    <w:rsid w:val="00BC7641"/>
    <w:pPr>
      <w:ind w:firstLine="28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A53E9"/>
    <w:rPr>
      <w:rFonts w:ascii="Lucida Grande" w:hAnsi="Lucida Grande" w:cs="Lucida Grande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53E9"/>
    <w:rPr>
      <w:rFonts w:ascii="Lucida Grande" w:hAnsi="Lucida Grande" w:cs="Lucida Grande"/>
      <w:sz w:val="18"/>
      <w:szCs w:val="18"/>
    </w:rPr>
  </w:style>
  <w:style w:type="paragraph" w:customStyle="1" w:styleId="MethodsText">
    <w:name w:val="Methods Text"/>
    <w:basedOn w:val="Normal"/>
    <w:link w:val="MethodsTextTegn"/>
    <w:qFormat/>
    <w:rsid w:val="00847704"/>
    <w:rPr>
      <w:sz w:val="16"/>
    </w:rPr>
  </w:style>
  <w:style w:type="character" w:customStyle="1" w:styleId="MethodsTextTegn">
    <w:name w:val="Methods Text Tegn"/>
    <w:basedOn w:val="Fuentedeprrafopredeter"/>
    <w:link w:val="MethodsText"/>
    <w:rsid w:val="00847704"/>
    <w:rPr>
      <w:rFonts w:ascii="STIX Two Text" w:hAnsi="STIX Two Text" w:cs="Arial"/>
      <w:color w:val="000000" w:themeColor="text1"/>
      <w:sz w:val="16"/>
      <w:szCs w:val="20"/>
    </w:rPr>
  </w:style>
  <w:style w:type="paragraph" w:customStyle="1" w:styleId="References">
    <w:name w:val="References"/>
    <w:basedOn w:val="Normal"/>
    <w:autoRedefine/>
    <w:qFormat/>
    <w:rsid w:val="00BC7641"/>
    <w:pPr>
      <w:tabs>
        <w:tab w:val="left" w:pos="360"/>
      </w:tabs>
      <w:ind w:left="357" w:hanging="357"/>
    </w:pPr>
    <w:rPr>
      <w:rFonts w:eastAsia="Calibri"/>
      <w:sz w:val="16"/>
      <w:szCs w:val="22"/>
    </w:rPr>
  </w:style>
  <w:style w:type="table" w:customStyle="1" w:styleId="Equation">
    <w:name w:val="Equation"/>
    <w:basedOn w:val="Tablanormal"/>
    <w:uiPriority w:val="99"/>
    <w:rsid w:val="00470694"/>
    <w:pPr>
      <w:jc w:val="center"/>
    </w:pPr>
    <w:rPr>
      <w:rFonts w:ascii="Arial" w:hAnsi="Arial"/>
      <w:sz w:val="20"/>
    </w:rPr>
    <w:tblPr>
      <w:tblCellMar>
        <w:left w:w="115" w:type="dxa"/>
        <w:right w:w="115" w:type="dxa"/>
      </w:tblCellMar>
    </w:tblPr>
    <w:tcPr>
      <w:vAlign w:val="center"/>
    </w:tcPr>
  </w:style>
  <w:style w:type="table" w:styleId="Tablaconcuadrcula">
    <w:name w:val="Table Grid"/>
    <w:basedOn w:val="Tablanormal"/>
    <w:uiPriority w:val="39"/>
    <w:rsid w:val="00A345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semiHidden/>
    <w:unhideWhenUsed/>
    <w:rsid w:val="00F31CBB"/>
  </w:style>
  <w:style w:type="character" w:styleId="Nmerodepgina">
    <w:name w:val="page number"/>
    <w:basedOn w:val="Fuentedeprrafopredeter"/>
    <w:uiPriority w:val="99"/>
    <w:semiHidden/>
    <w:unhideWhenUsed/>
    <w:rsid w:val="00F31CBB"/>
  </w:style>
  <w:style w:type="character" w:styleId="Textodelmarcadordeposicin">
    <w:name w:val="Placeholder Text"/>
    <w:basedOn w:val="Fuentedeprrafopredeter"/>
    <w:uiPriority w:val="99"/>
    <w:semiHidden/>
    <w:rsid w:val="00277A48"/>
    <w:rPr>
      <w:color w:val="808080"/>
    </w:rPr>
  </w:style>
  <w:style w:type="paragraph" w:customStyle="1" w:styleId="Abstract">
    <w:name w:val="Abstract"/>
    <w:basedOn w:val="Normal"/>
    <w:qFormat/>
    <w:rsid w:val="00AF2D02"/>
    <w:rPr>
      <w:rFonts w:ascii="Helvetica" w:hAnsi="Helvetica" w:cs="FiraGO Medium"/>
      <w:b/>
    </w:rPr>
  </w:style>
  <w:style w:type="paragraph" w:customStyle="1" w:styleId="AuthorName">
    <w:name w:val="Author Name"/>
    <w:basedOn w:val="Normal"/>
    <w:link w:val="AuthorNameTegn"/>
    <w:qFormat/>
    <w:rsid w:val="00FE6BA4"/>
    <w:pPr>
      <w:jc w:val="left"/>
    </w:pPr>
    <w:rPr>
      <w:rFonts w:ascii="Helvetica" w:hAnsi="Helvetica" w:cs="FiraGO Medium"/>
      <w:b/>
      <w:sz w:val="22"/>
    </w:rPr>
  </w:style>
  <w:style w:type="character" w:customStyle="1" w:styleId="AuthorNameTegn">
    <w:name w:val="Author Name Tegn"/>
    <w:basedOn w:val="Fuentedeprrafopredeter"/>
    <w:link w:val="AuthorName"/>
    <w:rsid w:val="00FE6BA4"/>
    <w:rPr>
      <w:rFonts w:ascii="Helvetica" w:hAnsi="Helvetica" w:cs="FiraGO Medium"/>
      <w:b/>
      <w:color w:val="000000" w:themeColor="text1"/>
      <w:sz w:val="20"/>
      <w:szCs w:val="20"/>
    </w:rPr>
  </w:style>
  <w:style w:type="paragraph" w:customStyle="1" w:styleId="AuthorAffiliation">
    <w:name w:val="Author Affiliation"/>
    <w:basedOn w:val="Ttulo"/>
    <w:link w:val="AuthorAffiliationTegn"/>
    <w:qFormat/>
    <w:rsid w:val="008B39EA"/>
    <w:pPr>
      <w:spacing w:before="0" w:after="0"/>
    </w:pPr>
    <w:rPr>
      <w:rFonts w:cs="FiraGO Light"/>
      <w:b w:val="0"/>
      <w:sz w:val="18"/>
      <w:szCs w:val="18"/>
    </w:rPr>
  </w:style>
  <w:style w:type="character" w:customStyle="1" w:styleId="AuthorAffiliationTegn">
    <w:name w:val="Author Affiliation Tegn"/>
    <w:basedOn w:val="TtuloCar"/>
    <w:link w:val="AuthorAffiliation"/>
    <w:rsid w:val="008B39EA"/>
    <w:rPr>
      <w:rFonts w:ascii="Helvetica" w:eastAsiaTheme="majorEastAsia" w:hAnsi="Helvetica" w:cs="FiraGO Light"/>
      <w:b w:val="0"/>
      <w:bCs/>
      <w:color w:val="000000" w:themeColor="text1"/>
      <w:kern w:val="28"/>
      <w:sz w:val="18"/>
      <w:szCs w:val="18"/>
    </w:rPr>
  </w:style>
  <w:style w:type="paragraph" w:customStyle="1" w:styleId="AuthorAffiliationSuperscript">
    <w:name w:val="Author Affiliation Superscript"/>
    <w:basedOn w:val="Ttulo"/>
    <w:link w:val="AuthorAffiliationSuperscriptTegn"/>
    <w:qFormat/>
    <w:rsid w:val="00AF2D02"/>
    <w:pPr>
      <w:spacing w:before="0" w:after="0"/>
    </w:pPr>
    <w:rPr>
      <w:rFonts w:cs="FiraGO SemiBold"/>
      <w:color w:val="C00000"/>
      <w:sz w:val="18"/>
      <w:szCs w:val="18"/>
      <w:vertAlign w:val="superscript"/>
    </w:rPr>
  </w:style>
  <w:style w:type="character" w:customStyle="1" w:styleId="AuthorAffiliationSuperscriptTegn">
    <w:name w:val="Author Affiliation Superscript Tegn"/>
    <w:basedOn w:val="TtuloCar"/>
    <w:link w:val="AuthorAffiliationSuperscript"/>
    <w:rsid w:val="00AF2D02"/>
    <w:rPr>
      <w:rFonts w:ascii="Helvetica" w:eastAsiaTheme="majorEastAsia" w:hAnsi="Helvetica" w:cs="FiraGO SemiBold"/>
      <w:b/>
      <w:bCs/>
      <w:color w:val="C00000"/>
      <w:kern w:val="28"/>
      <w:sz w:val="18"/>
      <w:szCs w:val="18"/>
      <w:vertAlign w:val="superscript"/>
    </w:rPr>
  </w:style>
  <w:style w:type="paragraph" w:customStyle="1" w:styleId="Methodssubheading">
    <w:name w:val="Methods subheading"/>
    <w:basedOn w:val="Ttulo3"/>
    <w:next w:val="MethodsText"/>
    <w:link w:val="MethodssubheadingTegn"/>
    <w:qFormat/>
    <w:rsid w:val="000364AF"/>
    <w:rPr>
      <w:rFonts w:ascii="Helvetica" w:hAnsi="Helvetica"/>
    </w:rPr>
  </w:style>
  <w:style w:type="character" w:customStyle="1" w:styleId="MethodssubheadingTegn">
    <w:name w:val="Methods subheading Tegn"/>
    <w:basedOn w:val="Ttulo3Car"/>
    <w:link w:val="Methodssubheading"/>
    <w:rsid w:val="000364AF"/>
    <w:rPr>
      <w:rFonts w:ascii="Helvetica" w:eastAsiaTheme="majorEastAsia" w:hAnsi="Helvetica" w:cs="Arial"/>
      <w:b/>
      <w:bCs/>
      <w:color w:val="C00000"/>
      <w:sz w:val="16"/>
      <w:szCs w:val="26"/>
    </w:rPr>
  </w:style>
  <w:style w:type="paragraph" w:customStyle="1" w:styleId="MainText">
    <w:name w:val="Main Text"/>
    <w:basedOn w:val="Normal"/>
    <w:link w:val="MainTextTegn"/>
    <w:qFormat/>
    <w:rsid w:val="002065AC"/>
  </w:style>
  <w:style w:type="character" w:customStyle="1" w:styleId="MainTextTegn">
    <w:name w:val="Main Text Tegn"/>
    <w:basedOn w:val="Fuentedeprrafopredeter"/>
    <w:link w:val="MainText"/>
    <w:rsid w:val="002065AC"/>
    <w:rPr>
      <w:rFonts w:ascii="STIX Two Text" w:hAnsi="STIX Two Text" w:cs="Arial"/>
      <w:color w:val="000000" w:themeColor="text1"/>
      <w:sz w:val="20"/>
      <w:szCs w:val="20"/>
    </w:rPr>
  </w:style>
  <w:style w:type="paragraph" w:customStyle="1" w:styleId="FigureLegendMain">
    <w:name w:val="Figure Legend Main"/>
    <w:basedOn w:val="Normal"/>
    <w:link w:val="FigureLegendMainTegn"/>
    <w:qFormat/>
    <w:rsid w:val="00FE6BA4"/>
    <w:rPr>
      <w:rFonts w:ascii="Helvetica" w:hAnsi="Helvetica" w:cs="FiraGO"/>
      <w:sz w:val="16"/>
      <w:szCs w:val="16"/>
    </w:rPr>
  </w:style>
  <w:style w:type="character" w:customStyle="1" w:styleId="FigureLegendMainTegn">
    <w:name w:val="Figure Legend Main Tegn"/>
    <w:basedOn w:val="Fuentedeprrafopredeter"/>
    <w:link w:val="FigureLegendMain"/>
    <w:rsid w:val="00FE6BA4"/>
    <w:rPr>
      <w:rFonts w:ascii="Helvetica" w:hAnsi="Helvetica" w:cs="FiraGO"/>
      <w:color w:val="000000" w:themeColor="text1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F543C"/>
    <w:rPr>
      <w:rFonts w:ascii="Times New Roman" w:eastAsiaTheme="minorHAnsi" w:hAnsi="Times New Roman"/>
      <w:sz w:val="24"/>
      <w:szCs w:val="24"/>
      <w:lang w:val="de-D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F543C"/>
    <w:pPr>
      <w:jc w:val="left"/>
    </w:pPr>
    <w:rPr>
      <w:rFonts w:ascii="Times New Roman" w:eastAsiaTheme="minorHAnsi" w:hAnsi="Times New Roman" w:cs="Times New Roman"/>
      <w:color w:val="auto"/>
      <w:sz w:val="24"/>
      <w:szCs w:val="24"/>
      <w:lang w:val="de-DE"/>
    </w:rPr>
  </w:style>
  <w:style w:type="paragraph" w:styleId="Textocomentario">
    <w:name w:val="annotation text"/>
    <w:basedOn w:val="Normal"/>
    <w:link w:val="TextocomentarioCar"/>
    <w:uiPriority w:val="99"/>
    <w:unhideWhenUsed/>
    <w:rsid w:val="001F543C"/>
    <w:pPr>
      <w:spacing w:after="16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de-D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F543C"/>
    <w:rPr>
      <w:rFonts w:eastAsiaTheme="minorHAnsi" w:cstheme="minorBidi"/>
      <w:sz w:val="24"/>
      <w:szCs w:val="24"/>
      <w:lang w:val="de-D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543C"/>
    <w:rPr>
      <w:rFonts w:eastAsiaTheme="minorHAnsi" w:cstheme="minorBidi"/>
      <w:b/>
      <w:bCs/>
      <w:sz w:val="20"/>
      <w:szCs w:val="20"/>
      <w:lang w:val="de-D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543C"/>
    <w:rPr>
      <w:b/>
      <w:bCs/>
      <w:sz w:val="20"/>
      <w:szCs w:val="20"/>
    </w:rPr>
  </w:style>
  <w:style w:type="paragraph" w:customStyle="1" w:styleId="MainTextwithTab">
    <w:name w:val="Main Text with Tab"/>
    <w:basedOn w:val="Normal"/>
    <w:qFormat/>
    <w:rsid w:val="002065AC"/>
    <w:pPr>
      <w:ind w:firstLine="284"/>
    </w:pPr>
    <w:rPr>
      <w:rFonts w:cs="STIX Two Math"/>
    </w:rPr>
  </w:style>
  <w:style w:type="paragraph" w:customStyle="1" w:styleId="FigureLegendTitle">
    <w:name w:val="Figure Legend Title"/>
    <w:basedOn w:val="FigureLegendMain"/>
    <w:link w:val="FigureLegendTitleTegn"/>
    <w:qFormat/>
    <w:rsid w:val="005A7C0F"/>
    <w:rPr>
      <w:b/>
      <w:color w:val="C00000"/>
    </w:rPr>
  </w:style>
  <w:style w:type="character" w:styleId="Mencinsinresolver">
    <w:name w:val="Unresolved Mention"/>
    <w:basedOn w:val="Fuentedeprrafopredeter"/>
    <w:uiPriority w:val="99"/>
    <w:semiHidden/>
    <w:unhideWhenUsed/>
    <w:rsid w:val="006276A3"/>
    <w:rPr>
      <w:color w:val="605E5C"/>
      <w:shd w:val="clear" w:color="auto" w:fill="E1DFDD"/>
    </w:rPr>
  </w:style>
  <w:style w:type="character" w:customStyle="1" w:styleId="FigureLegendTitleTegn">
    <w:name w:val="Figure Legend Title Tegn"/>
    <w:basedOn w:val="FigureLegendMainTegn"/>
    <w:link w:val="FigureLegendTitle"/>
    <w:rsid w:val="005A7C0F"/>
    <w:rPr>
      <w:rFonts w:ascii="Helvetica" w:hAnsi="Helvetica" w:cs="FiraGO"/>
      <w:b/>
      <w:color w:val="C00000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470193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color w:val="auto"/>
      <w:lang w:val="da-DK" w:eastAsia="da-DK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BBF"/>
    <w:rPr>
      <w:rFonts w:ascii="Courier New" w:eastAsia="Times New Roman" w:hAnsi="Courier New" w:cs="Courier New"/>
      <w:sz w:val="20"/>
      <w:szCs w:val="20"/>
      <w:lang w:val="da-DK" w:eastAsia="da-DK"/>
    </w:rPr>
  </w:style>
  <w:style w:type="paragraph" w:customStyle="1" w:styleId="Supplementarycode">
    <w:name w:val="Supplementary code"/>
    <w:basedOn w:val="Normal"/>
    <w:qFormat/>
    <w:rsid w:val="008378D8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color w:val="666666"/>
      <w:sz w:val="16"/>
      <w:szCs w:val="16"/>
      <w:lang w:eastAsia="da-DK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28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479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EC4A3-D4BD-F344-A00C-4E3F720E3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3940</Words>
  <Characters>21675</Characters>
  <Application>Microsoft Office Word</Application>
  <DocSecurity>0</DocSecurity>
  <Lines>180</Lines>
  <Paragraphs>51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- Shewanella benthica pangenome</dc:title>
  <dc:subject/>
  <dc:creator>espivey@cm.utexas.edu</dc:creator>
  <cp:keywords/>
  <dc:description/>
  <cp:lastModifiedBy>Hansel Lopez</cp:lastModifiedBy>
  <cp:revision>4</cp:revision>
  <cp:lastPrinted>2019-02-11T20:28:00Z</cp:lastPrinted>
  <dcterms:created xsi:type="dcterms:W3CDTF">2019-02-11T20:28:00Z</dcterms:created>
  <dcterms:modified xsi:type="dcterms:W3CDTF">2026-10-14T19:23:00Z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6th edition</vt:lpwstr>
  </property>
  <property fmtid="{D5CDD505-2E9C-101B-9397-08002B2CF9AE}" pid="4" name="Mendeley Recent Style Id 1_1">
    <vt:lpwstr>http://www.zotero.org/styles/cell</vt:lpwstr>
  </property>
  <property fmtid="{D5CDD505-2E9C-101B-9397-08002B2CF9AE}" pid="5" name="Mendeley Recent Style Name 1_1">
    <vt:lpwstr>Cell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http://www.zotero.org/styles/pnas</vt:lpwstr>
  </property>
  <property fmtid="{D5CDD505-2E9C-101B-9397-08002B2CF9AE}" pid="21" name="Mendeley Recent Style Name 9_1">
    <vt:lpwstr>Proceedings of the National Academy of Sciences of the United States of America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50106319-34c4-3454-b865-6c8138c2612c</vt:lpwstr>
  </property>
  <property fmtid="{D5CDD505-2E9C-101B-9397-08002B2CF9AE}" pid="24" name="Mendeley Citation Style_1">
    <vt:lpwstr>http://www.zotero.org/styles/nature</vt:lpwstr>
  </property>
</Properties>
</file>